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7D9" w:rsidRPr="00EA77D9" w:rsidRDefault="00EA77D9" w:rsidP="00EA77D9">
      <w:r w:rsidRPr="00EA77D9">
        <w:pict/>
      </w:r>
      <w:proofErr w:type="gramStart"/>
      <w:r w:rsidRPr="00EA77D9">
        <w:t>Wallpapers of Kerala's nature.</w:t>
      </w:r>
      <w:proofErr w:type="gramEnd"/>
      <w:r w:rsidRPr="00EA77D9">
        <w:t xml:space="preserve"> </w:t>
      </w:r>
    </w:p>
    <w:p w:rsidR="00EA77D9" w:rsidRPr="00EA77D9" w:rsidRDefault="00EA77D9" w:rsidP="00EA77D9">
      <w:proofErr w:type="spellStart"/>
      <w:r w:rsidRPr="00EA77D9">
        <w:t>Keralas</w:t>
      </w:r>
      <w:proofErr w:type="spellEnd"/>
      <w:r w:rsidRPr="00EA77D9">
        <w:t xml:space="preserve"> </w:t>
      </w:r>
      <w:proofErr w:type="spellStart"/>
      <w:r w:rsidRPr="00EA77D9">
        <w:t>backwaters</w:t>
      </w:r>
      <w:proofErr w:type="gramStart"/>
      <w:r w:rsidRPr="00EA77D9">
        <w:t>,lagoons,punchapaadams,temples</w:t>
      </w:r>
      <w:proofErr w:type="spellEnd"/>
      <w:proofErr w:type="gramEnd"/>
      <w:r w:rsidRPr="00EA77D9">
        <w:t xml:space="preserve"> and all other beautiful </w:t>
      </w:r>
      <w:proofErr w:type="spellStart"/>
      <w:r w:rsidRPr="00EA77D9">
        <w:t>pics.Nature</w:t>
      </w:r>
      <w:proofErr w:type="spellEnd"/>
      <w:r w:rsidRPr="00EA77D9">
        <w:t xml:space="preserve"> wallpapers of </w:t>
      </w:r>
      <w:proofErr w:type="spellStart"/>
      <w:r w:rsidRPr="00EA77D9">
        <w:t>kerala</w:t>
      </w:r>
      <w:proofErr w:type="spellEnd"/>
      <w:r w:rsidRPr="00EA77D9">
        <w:t>.</w:t>
      </w:r>
    </w:p>
    <w:p w:rsidR="00EA77D9" w:rsidRPr="00EA77D9" w:rsidRDefault="00EA77D9" w:rsidP="00EA77D9">
      <w:r w:rsidRPr="00EA77D9">
        <w:t xml:space="preserve">Now </w:t>
      </w:r>
      <w:proofErr w:type="spellStart"/>
      <w:r w:rsidRPr="00EA77D9">
        <w:t>Sundharakeralam</w:t>
      </w:r>
      <w:proofErr w:type="spellEnd"/>
      <w:r w:rsidRPr="00EA77D9">
        <w:t xml:space="preserve"> is available at </w:t>
      </w:r>
      <w:hyperlink r:id="rId4" w:history="1">
        <w:r w:rsidRPr="00EA77D9">
          <w:t>www.mykerala.tk</w:t>
        </w:r>
      </w:hyperlink>
    </w:p>
    <w:p w:rsidR="00EA77D9" w:rsidRPr="00EA77D9" w:rsidRDefault="00EA77D9" w:rsidP="00EA77D9">
      <w:r>
        <w:rPr>
          <w:noProof/>
          <w:lang w:bidi="sa-IN"/>
        </w:rPr>
        <w:drawing>
          <wp:inline distT="0" distB="0" distL="0" distR="0">
            <wp:extent cx="171450" cy="171450"/>
            <wp:effectExtent l="19050" t="0" r="0" b="0"/>
            <wp:docPr id="2" name="Picture 2" descr="http://img1.blogblog.com/img/icon18_wrench_allbkg.png">
              <a:hlinkClick xmlns:a="http://schemas.openxmlformats.org/drawingml/2006/main" r:id="rId5" tgtFrame="configText1"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1.blogblog.com/img/icon18_wrench_allbkg.png">
                      <a:hlinkClick r:id="rId5" tgtFrame="configText1"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bookmarkStart w:id="0" w:name="7111947274513226523"/>
    <w:bookmarkEnd w:id="0"/>
    <w:p w:rsidR="00EA77D9" w:rsidRPr="00EA77D9" w:rsidRDefault="00EA77D9" w:rsidP="00EA77D9">
      <w:r w:rsidRPr="00EA77D9">
        <w:fldChar w:fldCharType="begin"/>
      </w:r>
      <w:r w:rsidRPr="00EA77D9">
        <w:instrText xml:space="preserve"> HYPERLINK "http://sundharakeralam.blogspot.com/2010/06/incredible-india.html" </w:instrText>
      </w:r>
      <w:r w:rsidRPr="00EA77D9">
        <w:fldChar w:fldCharType="separate"/>
      </w:r>
      <w:r w:rsidRPr="00EA77D9">
        <w:t>Incredible India</w:t>
      </w:r>
      <w:r w:rsidRPr="00EA77D9">
        <w:fldChar w:fldCharType="end"/>
      </w:r>
      <w:r w:rsidRPr="00EA77D9">
        <w:t xml:space="preserve"> </w:t>
      </w:r>
    </w:p>
    <w:p w:rsidR="00EA77D9" w:rsidRPr="00EA77D9" w:rsidRDefault="00EA77D9" w:rsidP="00EA77D9">
      <w:r>
        <w:rPr>
          <w:noProof/>
          <w:lang w:bidi="sa-IN"/>
        </w:rPr>
        <w:drawing>
          <wp:inline distT="0" distB="0" distL="0" distR="0">
            <wp:extent cx="171450" cy="123825"/>
            <wp:effectExtent l="19050" t="0" r="0" b="0"/>
            <wp:docPr id="3" name="Picture 3" descr="http://img1.blogblog.com/img/icon18_email.gif">
              <a:hlinkClick xmlns:a="http://schemas.openxmlformats.org/drawingml/2006/main" r:id="rId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1.blogblog.com/img/icon18_email.gif">
                      <a:hlinkClick r:id="rId7" tooltip="&quot;Email Post&quot;"/>
                    </pic:cNvPr>
                    <pic:cNvPicPr>
                      <a:picLocks noChangeAspect="1" noChangeArrowheads="1"/>
                    </pic:cNvPicPr>
                  </pic:nvPicPr>
                  <pic:blipFill>
                    <a:blip r:embed="rId8"/>
                    <a:srcRect/>
                    <a:stretch>
                      <a:fillRect/>
                    </a:stretch>
                  </pic:blipFill>
                  <pic:spPr bwMode="auto">
                    <a:xfrm>
                      <a:off x="0" y="0"/>
                      <a:ext cx="171450" cy="123825"/>
                    </a:xfrm>
                    <a:prstGeom prst="rect">
                      <a:avLst/>
                    </a:prstGeom>
                    <a:noFill/>
                    <a:ln w="9525">
                      <a:noFill/>
                      <a:miter lim="800000"/>
                      <a:headEnd/>
                      <a:tailEnd/>
                    </a:ln>
                  </pic:spPr>
                </pic:pic>
              </a:graphicData>
            </a:graphic>
          </wp:inline>
        </w:drawing>
      </w:r>
      <w:r>
        <w:rPr>
          <w:noProof/>
          <w:lang w:bidi="sa-IN"/>
        </w:rPr>
        <w:drawing>
          <wp:inline distT="0" distB="0" distL="0" distR="0">
            <wp:extent cx="171450" cy="171450"/>
            <wp:effectExtent l="19050" t="0" r="0" b="0"/>
            <wp:docPr id="4" name="Picture 4" descr="http://img2.blogblog.com/img/icon18_edit_allbkg.gif">
              <a:hlinkClick xmlns:a="http://schemas.openxmlformats.org/drawingml/2006/main" r:id="rId9" tooltip="&quot;Edit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2.blogblog.com/img/icon18_edit_allbkg.gif">
                      <a:hlinkClick r:id="rId9" tooltip="&quot;Edit Post&quot;"/>
                    </pic:cNvPr>
                    <pic:cNvPicPr>
                      <a:picLocks noChangeAspect="1" noChangeArrowheads="1"/>
                    </pic:cNvPicPr>
                  </pic:nvPicPr>
                  <pic:blipFill>
                    <a:blip r:embed="rId10"/>
                    <a:srcRect/>
                    <a:stretch>
                      <a:fillRect/>
                    </a:stretch>
                  </pic:blipFill>
                  <pic:spPr bwMode="auto">
                    <a:xfrm>
                      <a:off x="0" y="0"/>
                      <a:ext cx="171450" cy="171450"/>
                    </a:xfrm>
                    <a:prstGeom prst="rect">
                      <a:avLst/>
                    </a:prstGeom>
                    <a:noFill/>
                    <a:ln w="9525">
                      <a:noFill/>
                      <a:miter lim="800000"/>
                      <a:headEnd/>
                      <a:tailEnd/>
                    </a:ln>
                  </pic:spPr>
                </pic:pic>
              </a:graphicData>
            </a:graphic>
          </wp:inline>
        </w:drawing>
      </w:r>
      <w:hyperlink r:id="rId11" w:anchor="links" w:history="1">
        <w:r w:rsidRPr="00EA77D9">
          <w:t>Links to this post</w:t>
        </w:r>
      </w:hyperlink>
      <w:r w:rsidRPr="00EA77D9">
        <w:t xml:space="preserve"> Categories </w:t>
      </w:r>
      <w:hyperlink r:id="rId12" w:history="1">
        <w:r w:rsidRPr="00EA77D9">
          <w:t>Landscapes</w:t>
        </w:r>
      </w:hyperlink>
      <w:r w:rsidRPr="00EA77D9">
        <w:t xml:space="preserve">, </w:t>
      </w:r>
      <w:hyperlink r:id="rId13" w:history="1">
        <w:r w:rsidRPr="00EA77D9">
          <w:t>Rivers</w:t>
        </w:r>
      </w:hyperlink>
      <w:r w:rsidRPr="00EA77D9">
        <w:t xml:space="preserve">, </w:t>
      </w:r>
      <w:hyperlink r:id="rId14" w:history="1">
        <w:r w:rsidRPr="00EA77D9">
          <w:t>Sea</w:t>
        </w:r>
      </w:hyperlink>
      <w:r w:rsidRPr="00EA77D9">
        <w:t xml:space="preserve">, </w:t>
      </w:r>
      <w:hyperlink r:id="rId15" w:history="1">
        <w:r w:rsidRPr="00EA77D9">
          <w:t>Valley</w:t>
        </w:r>
      </w:hyperlink>
      <w:r w:rsidRPr="00EA77D9">
        <w:t xml:space="preserve"> </w:t>
      </w:r>
      <w:hyperlink r:id="rId16" w:anchor="comments" w:history="1">
        <w:r w:rsidRPr="00EA77D9">
          <w:t>0 comments</w:t>
        </w:r>
      </w:hyperlink>
      <w:r w:rsidRPr="00EA77D9">
        <w:t xml:space="preserve"> </w:t>
      </w:r>
    </w:p>
    <w:p w:rsidR="00EA77D9" w:rsidRPr="00EA77D9" w:rsidRDefault="00EA77D9" w:rsidP="00EA77D9">
      <w:r w:rsidRPr="00EA77D9">
        <w:t xml:space="preserve">Posted by Saran </w:t>
      </w:r>
    </w:p>
    <w:tbl>
      <w:tblPr>
        <w:tblW w:w="5000" w:type="pct"/>
        <w:tblCellSpacing w:w="0" w:type="dxa"/>
        <w:tblCellMar>
          <w:left w:w="0" w:type="dxa"/>
          <w:right w:w="0" w:type="dxa"/>
        </w:tblCellMar>
        <w:tblLook w:val="04A0"/>
      </w:tblPr>
      <w:tblGrid>
        <w:gridCol w:w="978"/>
        <w:gridCol w:w="8382"/>
      </w:tblGrid>
      <w:tr w:rsidR="00EA77D9" w:rsidRPr="00EA77D9" w:rsidTr="00EA77D9">
        <w:trPr>
          <w:tblCellSpacing w:w="0" w:type="dxa"/>
        </w:trPr>
        <w:tc>
          <w:tcPr>
            <w:tcW w:w="50" w:type="pct"/>
            <w:noWrap/>
            <w:hideMark/>
          </w:tcPr>
          <w:p w:rsidR="00EA77D9" w:rsidRPr="00EA77D9" w:rsidRDefault="00EA77D9" w:rsidP="00EA77D9">
            <w:r w:rsidRPr="00EA77D9">
              <w:t>Reactions: </w:t>
            </w:r>
          </w:p>
        </w:tc>
        <w:tc>
          <w:tcPr>
            <w:tcW w:w="0" w:type="auto"/>
            <w:vAlign w:val="center"/>
            <w:hideMark/>
          </w:tcPr>
          <w:p w:rsidR="00EA77D9" w:rsidRPr="00EA77D9" w:rsidRDefault="00EA77D9" w:rsidP="00EA77D9"/>
        </w:tc>
      </w:tr>
    </w:tbl>
    <w:p w:rsidR="00EA77D9" w:rsidRPr="00EA77D9" w:rsidRDefault="00EA77D9" w:rsidP="00EA77D9">
      <w:r w:rsidRPr="00EA77D9">
        <w:pict/>
      </w:r>
      <w:r w:rsidRPr="00EA77D9">
        <w:pict/>
      </w:r>
      <w:r w:rsidRPr="00EA77D9">
        <w:pict/>
      </w:r>
      <w:r w:rsidRPr="00EA77D9">
        <w:pict/>
      </w:r>
      <w:r w:rsidRPr="00EA77D9">
        <w:pict/>
      </w:r>
      <w:r w:rsidRPr="00EA77D9">
        <w:pict/>
      </w:r>
      <w:r w:rsidRPr="00EA77D9">
        <w:pict/>
      </w:r>
      <w:bookmarkStart w:id="1" w:name="85351163903633405"/>
      <w:bookmarkEnd w:id="1"/>
      <w:r w:rsidRPr="00EA77D9">
        <w:fldChar w:fldCharType="begin"/>
      </w:r>
      <w:r w:rsidRPr="00EA77D9">
        <w:instrText xml:space="preserve"> HYPERLINK "http://sundharakeralam.blogspot.com/2009/12/island.html" </w:instrText>
      </w:r>
      <w:r w:rsidRPr="00EA77D9">
        <w:fldChar w:fldCharType="separate"/>
      </w:r>
      <w:r w:rsidRPr="00EA77D9">
        <w:t>An Island!</w:t>
      </w:r>
      <w:r w:rsidRPr="00EA77D9">
        <w:fldChar w:fldCharType="end"/>
      </w:r>
      <w:r w:rsidRPr="00EA77D9">
        <w:t xml:space="preserve"> </w:t>
      </w:r>
    </w:p>
    <w:p w:rsidR="00EA77D9" w:rsidRPr="00EA77D9" w:rsidRDefault="00EA77D9" w:rsidP="00EA77D9">
      <w:r>
        <w:rPr>
          <w:noProof/>
          <w:lang w:bidi="sa-IN"/>
        </w:rPr>
        <w:drawing>
          <wp:inline distT="0" distB="0" distL="0" distR="0">
            <wp:extent cx="3048000" cy="2286000"/>
            <wp:effectExtent l="19050" t="0" r="0" b="0"/>
            <wp:docPr id="12" name="Picture 12" descr="http://farm1.static.flickr.com/108/315649818_a821717d0c_o.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arm1.static.flickr.com/108/315649818_a821717d0c_o.jpg">
                      <a:hlinkClick r:id="rId17"/>
                    </pic:cNvPr>
                    <pic:cNvPicPr>
                      <a:picLocks noChangeAspect="1" noChangeArrowheads="1"/>
                    </pic:cNvPicPr>
                  </pic:nvPicPr>
                  <pic:blipFill>
                    <a:blip r:embed="rId1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EA77D9" w:rsidRPr="00EA77D9" w:rsidRDefault="00EA77D9" w:rsidP="00EA77D9">
      <w:r w:rsidRPr="00EA77D9">
        <w:t xml:space="preserve">An island near </w:t>
      </w:r>
      <w:proofErr w:type="spellStart"/>
      <w:r w:rsidRPr="00EA77D9">
        <w:t>neendakara</w:t>
      </w:r>
      <w:proofErr w:type="gramStart"/>
      <w:r w:rsidRPr="00EA77D9">
        <w:t>,Chavara</w:t>
      </w:r>
      <w:proofErr w:type="spellEnd"/>
      <w:proofErr w:type="gramEnd"/>
      <w:r w:rsidRPr="00EA77D9">
        <w:t>!</w:t>
      </w:r>
    </w:p>
    <w:p w:rsidR="00EA77D9" w:rsidRPr="00EA77D9" w:rsidRDefault="00EA77D9" w:rsidP="00EA77D9">
      <w:r>
        <w:rPr>
          <w:noProof/>
          <w:lang w:bidi="sa-IN"/>
        </w:rPr>
        <w:drawing>
          <wp:inline distT="0" distB="0" distL="0" distR="0">
            <wp:extent cx="171450" cy="123825"/>
            <wp:effectExtent l="19050" t="0" r="0" b="0"/>
            <wp:docPr id="13" name="Picture 13" descr="http://img1.blogblog.com/img/icon18_email.gif">
              <a:hlinkClick xmlns:a="http://schemas.openxmlformats.org/drawingml/2006/main" r:id="rId1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1.blogblog.com/img/icon18_email.gif">
                      <a:hlinkClick r:id="rId19" tooltip="&quot;Email Post&quot;"/>
                    </pic:cNvPr>
                    <pic:cNvPicPr>
                      <a:picLocks noChangeAspect="1" noChangeArrowheads="1"/>
                    </pic:cNvPicPr>
                  </pic:nvPicPr>
                  <pic:blipFill>
                    <a:blip r:embed="rId8"/>
                    <a:srcRect/>
                    <a:stretch>
                      <a:fillRect/>
                    </a:stretch>
                  </pic:blipFill>
                  <pic:spPr bwMode="auto">
                    <a:xfrm>
                      <a:off x="0" y="0"/>
                      <a:ext cx="171450" cy="123825"/>
                    </a:xfrm>
                    <a:prstGeom prst="rect">
                      <a:avLst/>
                    </a:prstGeom>
                    <a:noFill/>
                    <a:ln w="9525">
                      <a:noFill/>
                      <a:miter lim="800000"/>
                      <a:headEnd/>
                      <a:tailEnd/>
                    </a:ln>
                  </pic:spPr>
                </pic:pic>
              </a:graphicData>
            </a:graphic>
          </wp:inline>
        </w:drawing>
      </w:r>
      <w:r>
        <w:rPr>
          <w:noProof/>
          <w:lang w:bidi="sa-IN"/>
        </w:rPr>
        <w:drawing>
          <wp:inline distT="0" distB="0" distL="0" distR="0">
            <wp:extent cx="171450" cy="171450"/>
            <wp:effectExtent l="19050" t="0" r="0" b="0"/>
            <wp:docPr id="14" name="Picture 14" descr="http://img2.blogblog.com/img/icon18_edit_allbkg.gif">
              <a:hlinkClick xmlns:a="http://schemas.openxmlformats.org/drawingml/2006/main" r:id="rId20" tooltip="&quot;Edit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2.blogblog.com/img/icon18_edit_allbkg.gif">
                      <a:hlinkClick r:id="rId20" tooltip="&quot;Edit Post&quot;"/>
                    </pic:cNvPr>
                    <pic:cNvPicPr>
                      <a:picLocks noChangeAspect="1" noChangeArrowheads="1"/>
                    </pic:cNvPicPr>
                  </pic:nvPicPr>
                  <pic:blipFill>
                    <a:blip r:embed="rId10"/>
                    <a:srcRect/>
                    <a:stretch>
                      <a:fillRect/>
                    </a:stretch>
                  </pic:blipFill>
                  <pic:spPr bwMode="auto">
                    <a:xfrm>
                      <a:off x="0" y="0"/>
                      <a:ext cx="171450" cy="171450"/>
                    </a:xfrm>
                    <a:prstGeom prst="rect">
                      <a:avLst/>
                    </a:prstGeom>
                    <a:noFill/>
                    <a:ln w="9525">
                      <a:noFill/>
                      <a:miter lim="800000"/>
                      <a:headEnd/>
                      <a:tailEnd/>
                    </a:ln>
                  </pic:spPr>
                </pic:pic>
              </a:graphicData>
            </a:graphic>
          </wp:inline>
        </w:drawing>
      </w:r>
      <w:hyperlink r:id="rId21" w:anchor="links" w:history="1">
        <w:r w:rsidRPr="00EA77D9">
          <w:t>Links to this post</w:t>
        </w:r>
      </w:hyperlink>
      <w:r w:rsidRPr="00EA77D9">
        <w:t xml:space="preserve"> Categories </w:t>
      </w:r>
      <w:hyperlink r:id="rId22" w:history="1">
        <w:proofErr w:type="spellStart"/>
        <w:r w:rsidRPr="00EA77D9">
          <w:t>Chavara</w:t>
        </w:r>
        <w:proofErr w:type="spellEnd"/>
      </w:hyperlink>
      <w:r w:rsidRPr="00EA77D9">
        <w:t xml:space="preserve">, </w:t>
      </w:r>
      <w:hyperlink r:id="rId23" w:history="1">
        <w:r w:rsidRPr="00EA77D9">
          <w:t>Landscapes</w:t>
        </w:r>
      </w:hyperlink>
      <w:r w:rsidRPr="00EA77D9">
        <w:t xml:space="preserve">, </w:t>
      </w:r>
      <w:hyperlink r:id="rId24" w:history="1">
        <w:proofErr w:type="gramStart"/>
        <w:r w:rsidRPr="00EA77D9">
          <w:t>Rivers</w:t>
        </w:r>
      </w:hyperlink>
      <w:r w:rsidRPr="00EA77D9">
        <w:t xml:space="preserve"> </w:t>
      </w:r>
      <w:hyperlink r:id="rId25" w:anchor="comments" w:history="1">
        <w:r w:rsidRPr="00EA77D9">
          <w:t>0</w:t>
        </w:r>
        <w:proofErr w:type="gramEnd"/>
        <w:r w:rsidRPr="00EA77D9">
          <w:t xml:space="preserve"> comments</w:t>
        </w:r>
      </w:hyperlink>
      <w:r w:rsidRPr="00EA77D9">
        <w:t xml:space="preserve"> </w:t>
      </w:r>
    </w:p>
    <w:p w:rsidR="00EA77D9" w:rsidRPr="00EA77D9" w:rsidRDefault="00EA77D9" w:rsidP="00EA77D9">
      <w:r w:rsidRPr="00EA77D9">
        <w:t xml:space="preserve">Posted by Saran </w:t>
      </w:r>
    </w:p>
    <w:tbl>
      <w:tblPr>
        <w:tblW w:w="5000" w:type="pct"/>
        <w:tblCellSpacing w:w="0" w:type="dxa"/>
        <w:tblCellMar>
          <w:left w:w="0" w:type="dxa"/>
          <w:right w:w="0" w:type="dxa"/>
        </w:tblCellMar>
        <w:tblLook w:val="04A0"/>
      </w:tblPr>
      <w:tblGrid>
        <w:gridCol w:w="978"/>
        <w:gridCol w:w="8382"/>
      </w:tblGrid>
      <w:tr w:rsidR="00EA77D9" w:rsidRPr="00EA77D9" w:rsidTr="00EA77D9">
        <w:trPr>
          <w:tblCellSpacing w:w="0" w:type="dxa"/>
        </w:trPr>
        <w:tc>
          <w:tcPr>
            <w:tcW w:w="50" w:type="pct"/>
            <w:noWrap/>
            <w:hideMark/>
          </w:tcPr>
          <w:p w:rsidR="00EA77D9" w:rsidRPr="00EA77D9" w:rsidRDefault="00EA77D9" w:rsidP="00EA77D9">
            <w:r w:rsidRPr="00EA77D9">
              <w:t>Reactions: </w:t>
            </w:r>
          </w:p>
        </w:tc>
        <w:tc>
          <w:tcPr>
            <w:tcW w:w="0" w:type="auto"/>
            <w:vAlign w:val="center"/>
            <w:hideMark/>
          </w:tcPr>
          <w:p w:rsidR="00EA77D9" w:rsidRPr="00EA77D9" w:rsidRDefault="00EA77D9" w:rsidP="00EA77D9"/>
        </w:tc>
      </w:tr>
    </w:tbl>
    <w:p w:rsidR="00EA77D9" w:rsidRPr="00EA77D9" w:rsidRDefault="00EA77D9" w:rsidP="00EA77D9">
      <w:r w:rsidRPr="00EA77D9">
        <w:pict/>
      </w:r>
      <w:r w:rsidRPr="00EA77D9">
        <w:pict/>
      </w:r>
      <w:r w:rsidRPr="00EA77D9">
        <w:pict/>
      </w:r>
      <w:r w:rsidRPr="00EA77D9">
        <w:pict/>
      </w:r>
      <w:r w:rsidRPr="00EA77D9">
        <w:pict/>
      </w:r>
      <w:r w:rsidRPr="00EA77D9">
        <w:pict/>
      </w:r>
      <w:bookmarkStart w:id="2" w:name="6124892259294963739"/>
      <w:bookmarkEnd w:id="2"/>
      <w:r w:rsidRPr="00EA77D9">
        <w:fldChar w:fldCharType="begin"/>
      </w:r>
      <w:r w:rsidRPr="00EA77D9">
        <w:instrText xml:space="preserve"> HYPERLINK "http://sundharakeralam.blogspot.com/2009/12/boatshouseboats.html" </w:instrText>
      </w:r>
      <w:r w:rsidRPr="00EA77D9">
        <w:fldChar w:fldCharType="separate"/>
      </w:r>
      <w:r w:rsidRPr="00EA77D9">
        <w:t>Boats...Houseboats...</w:t>
      </w:r>
      <w:r w:rsidRPr="00EA77D9">
        <w:fldChar w:fldCharType="end"/>
      </w:r>
      <w:r w:rsidRPr="00EA77D9">
        <w:t xml:space="preserve"> </w:t>
      </w:r>
    </w:p>
    <w:p w:rsidR="00EA77D9" w:rsidRPr="00EA77D9" w:rsidRDefault="00EA77D9" w:rsidP="00EA77D9">
      <w:r>
        <w:rPr>
          <w:noProof/>
          <w:lang w:bidi="sa-IN"/>
        </w:rPr>
        <w:lastRenderedPageBreak/>
        <w:drawing>
          <wp:inline distT="0" distB="0" distL="0" distR="0">
            <wp:extent cx="3048000" cy="1990725"/>
            <wp:effectExtent l="19050" t="0" r="0" b="0"/>
            <wp:docPr id="21" name="Picture 21" descr="http://farm3.static.flickr.com/2536/3817472889_e755801825.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arm3.static.flickr.com/2536/3817472889_e755801825.jpg">
                      <a:hlinkClick r:id="rId26"/>
                    </pic:cNvPr>
                    <pic:cNvPicPr>
                      <a:picLocks noChangeAspect="1" noChangeArrowheads="1"/>
                    </pic:cNvPicPr>
                  </pic:nvPicPr>
                  <pic:blipFill>
                    <a:blip r:embed="rId27"/>
                    <a:srcRect/>
                    <a:stretch>
                      <a:fillRect/>
                    </a:stretch>
                  </pic:blipFill>
                  <pic:spPr bwMode="auto">
                    <a:xfrm>
                      <a:off x="0" y="0"/>
                      <a:ext cx="3048000" cy="1990725"/>
                    </a:xfrm>
                    <a:prstGeom prst="rect">
                      <a:avLst/>
                    </a:prstGeom>
                    <a:noFill/>
                    <a:ln w="9525">
                      <a:noFill/>
                      <a:miter lim="800000"/>
                      <a:headEnd/>
                      <a:tailEnd/>
                    </a:ln>
                  </pic:spPr>
                </pic:pic>
              </a:graphicData>
            </a:graphic>
          </wp:inline>
        </w:drawing>
      </w:r>
    </w:p>
    <w:p w:rsidR="00EA77D9" w:rsidRPr="00EA77D9" w:rsidRDefault="00EA77D9" w:rsidP="00EA77D9">
      <w:r w:rsidRPr="00EA77D9">
        <w:t>A boat in the backwaters</w:t>
      </w:r>
      <w:proofErr w:type="gramStart"/>
      <w:r w:rsidRPr="00EA77D9">
        <w:t>..</w:t>
      </w:r>
      <w:proofErr w:type="gramEnd"/>
    </w:p>
    <w:p w:rsidR="00EA77D9" w:rsidRPr="00EA77D9" w:rsidRDefault="00EA77D9" w:rsidP="00EA77D9"/>
    <w:p w:rsidR="00EA77D9" w:rsidRPr="00EA77D9" w:rsidRDefault="00EA77D9" w:rsidP="00EA77D9">
      <w:r w:rsidRPr="00EA77D9">
        <w:br/>
      </w:r>
      <w:r>
        <w:rPr>
          <w:noProof/>
          <w:lang w:bidi="sa-IN"/>
        </w:rPr>
        <w:drawing>
          <wp:inline distT="0" distB="0" distL="0" distR="0">
            <wp:extent cx="3048000" cy="2333625"/>
            <wp:effectExtent l="19050" t="0" r="0" b="0"/>
            <wp:docPr id="22" name="Picture 22" descr="http://farm3.static.flickr.com/2671/3817472585_e647e7658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arm3.static.flickr.com/2671/3817472585_e647e76587.jpg">
                      <a:hlinkClick r:id="rId28"/>
                    </pic:cNvPr>
                    <pic:cNvPicPr>
                      <a:picLocks noChangeAspect="1" noChangeArrowheads="1"/>
                    </pic:cNvPicPr>
                  </pic:nvPicPr>
                  <pic:blipFill>
                    <a:blip r:embed="rId29"/>
                    <a:srcRect/>
                    <a:stretch>
                      <a:fillRect/>
                    </a:stretch>
                  </pic:blipFill>
                  <pic:spPr bwMode="auto">
                    <a:xfrm>
                      <a:off x="0" y="0"/>
                      <a:ext cx="3048000" cy="2333625"/>
                    </a:xfrm>
                    <a:prstGeom prst="rect">
                      <a:avLst/>
                    </a:prstGeom>
                    <a:noFill/>
                    <a:ln w="9525">
                      <a:noFill/>
                      <a:miter lim="800000"/>
                      <a:headEnd/>
                      <a:tailEnd/>
                    </a:ln>
                  </pic:spPr>
                </pic:pic>
              </a:graphicData>
            </a:graphic>
          </wp:inline>
        </w:drawing>
      </w:r>
    </w:p>
    <w:p w:rsidR="00EA77D9" w:rsidRPr="00EA77D9" w:rsidRDefault="00EA77D9" w:rsidP="00EA77D9"/>
    <w:p w:rsidR="00EA77D9" w:rsidRPr="00EA77D9" w:rsidRDefault="00EA77D9" w:rsidP="00EA77D9">
      <w:r w:rsidRPr="00EA77D9">
        <w:lastRenderedPageBreak/>
        <w:br/>
      </w:r>
      <w:r>
        <w:rPr>
          <w:noProof/>
          <w:lang w:bidi="sa-IN"/>
        </w:rPr>
        <w:drawing>
          <wp:inline distT="0" distB="0" distL="0" distR="0">
            <wp:extent cx="3048000" cy="2400300"/>
            <wp:effectExtent l="19050" t="0" r="0" b="0"/>
            <wp:docPr id="23" name="Picture 23" descr="http://farm3.static.flickr.com/2545/3817476559_c7499cebff.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arm3.static.flickr.com/2545/3817476559_c7499cebff.jpg">
                      <a:hlinkClick r:id="rId30"/>
                    </pic:cNvPr>
                    <pic:cNvPicPr>
                      <a:picLocks noChangeAspect="1" noChangeArrowheads="1"/>
                    </pic:cNvPicPr>
                  </pic:nvPicPr>
                  <pic:blipFill>
                    <a:blip r:embed="rId31"/>
                    <a:srcRect/>
                    <a:stretch>
                      <a:fillRect/>
                    </a:stretch>
                  </pic:blipFill>
                  <pic:spPr bwMode="auto">
                    <a:xfrm>
                      <a:off x="0" y="0"/>
                      <a:ext cx="3048000" cy="2400300"/>
                    </a:xfrm>
                    <a:prstGeom prst="rect">
                      <a:avLst/>
                    </a:prstGeom>
                    <a:noFill/>
                    <a:ln w="9525">
                      <a:noFill/>
                      <a:miter lim="800000"/>
                      <a:headEnd/>
                      <a:tailEnd/>
                    </a:ln>
                  </pic:spPr>
                </pic:pic>
              </a:graphicData>
            </a:graphic>
          </wp:inline>
        </w:drawing>
      </w:r>
    </w:p>
    <w:p w:rsidR="00EA77D9" w:rsidRPr="00EA77D9" w:rsidRDefault="00EA77D9" w:rsidP="00EA77D9"/>
    <w:p w:rsidR="00EA77D9" w:rsidRPr="00EA77D9" w:rsidRDefault="00EA77D9" w:rsidP="00EA77D9">
      <w:r w:rsidRPr="00EA77D9">
        <w:br/>
      </w:r>
      <w:r>
        <w:rPr>
          <w:noProof/>
          <w:lang w:bidi="sa-IN"/>
        </w:rPr>
        <w:drawing>
          <wp:inline distT="0" distB="0" distL="0" distR="0">
            <wp:extent cx="3048000" cy="2047875"/>
            <wp:effectExtent l="19050" t="0" r="0" b="0"/>
            <wp:docPr id="24" name="Picture 24" descr="http://farm3.static.flickr.com/2598/3817473275_5e3c9c3fe0.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arm3.static.flickr.com/2598/3817473275_5e3c9c3fe0.jpg">
                      <a:hlinkClick r:id="rId32"/>
                    </pic:cNvPr>
                    <pic:cNvPicPr>
                      <a:picLocks noChangeAspect="1" noChangeArrowheads="1"/>
                    </pic:cNvPicPr>
                  </pic:nvPicPr>
                  <pic:blipFill>
                    <a:blip r:embed="rId33"/>
                    <a:srcRect/>
                    <a:stretch>
                      <a:fillRect/>
                    </a:stretch>
                  </pic:blipFill>
                  <pic:spPr bwMode="auto">
                    <a:xfrm>
                      <a:off x="0" y="0"/>
                      <a:ext cx="3048000" cy="2047875"/>
                    </a:xfrm>
                    <a:prstGeom prst="rect">
                      <a:avLst/>
                    </a:prstGeom>
                    <a:noFill/>
                    <a:ln w="9525">
                      <a:noFill/>
                      <a:miter lim="800000"/>
                      <a:headEnd/>
                      <a:tailEnd/>
                    </a:ln>
                  </pic:spPr>
                </pic:pic>
              </a:graphicData>
            </a:graphic>
          </wp:inline>
        </w:drawing>
      </w:r>
    </w:p>
    <w:p w:rsidR="00EA77D9" w:rsidRPr="00EA77D9" w:rsidRDefault="00EA77D9" w:rsidP="00EA77D9"/>
    <w:p w:rsidR="00EA77D9" w:rsidRPr="00EA77D9" w:rsidRDefault="00EA77D9" w:rsidP="00EA77D9">
      <w:r w:rsidRPr="00EA77D9">
        <w:br/>
      </w:r>
      <w:r w:rsidRPr="00EA77D9">
        <w:br/>
      </w:r>
      <w:r>
        <w:rPr>
          <w:noProof/>
          <w:lang w:bidi="sa-IN"/>
        </w:rPr>
        <w:drawing>
          <wp:inline distT="0" distB="0" distL="0" distR="0">
            <wp:extent cx="3048000" cy="2019300"/>
            <wp:effectExtent l="19050" t="0" r="0" b="0"/>
            <wp:docPr id="25" name="Picture 25" descr="http://farm3.static.flickr.com/2494/3818283524_57f8e2d146.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farm3.static.flickr.com/2494/3818283524_57f8e2d146.jpg">
                      <a:hlinkClick r:id="rId34"/>
                    </pic:cNvPr>
                    <pic:cNvPicPr>
                      <a:picLocks noChangeAspect="1" noChangeArrowheads="1"/>
                    </pic:cNvPicPr>
                  </pic:nvPicPr>
                  <pic:blipFill>
                    <a:blip r:embed="rId35"/>
                    <a:srcRect/>
                    <a:stretch>
                      <a:fillRect/>
                    </a:stretch>
                  </pic:blipFill>
                  <pic:spPr bwMode="auto">
                    <a:xfrm>
                      <a:off x="0" y="0"/>
                      <a:ext cx="3048000" cy="2019300"/>
                    </a:xfrm>
                    <a:prstGeom prst="rect">
                      <a:avLst/>
                    </a:prstGeom>
                    <a:noFill/>
                    <a:ln w="9525">
                      <a:noFill/>
                      <a:miter lim="800000"/>
                      <a:headEnd/>
                      <a:tailEnd/>
                    </a:ln>
                  </pic:spPr>
                </pic:pic>
              </a:graphicData>
            </a:graphic>
          </wp:inline>
        </w:drawing>
      </w:r>
    </w:p>
    <w:p w:rsidR="00EA77D9" w:rsidRPr="00EA77D9" w:rsidRDefault="00EA77D9" w:rsidP="00EA77D9"/>
    <w:p w:rsidR="00EA77D9" w:rsidRPr="00EA77D9" w:rsidRDefault="00EA77D9" w:rsidP="00EA77D9">
      <w:r w:rsidRPr="00EA77D9">
        <w:br/>
      </w:r>
      <w:r>
        <w:rPr>
          <w:noProof/>
          <w:lang w:bidi="sa-IN"/>
        </w:rPr>
        <w:drawing>
          <wp:inline distT="0" distB="0" distL="0" distR="0">
            <wp:extent cx="3048000" cy="2305050"/>
            <wp:effectExtent l="19050" t="0" r="0" b="0"/>
            <wp:docPr id="26" name="Picture 26" descr="http://farm4.static.flickr.com/3497/3817470927_7cd87ecddf.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farm4.static.flickr.com/3497/3817470927_7cd87ecddf.jpg">
                      <a:hlinkClick r:id="rId36"/>
                    </pic:cNvPr>
                    <pic:cNvPicPr>
                      <a:picLocks noChangeAspect="1" noChangeArrowheads="1"/>
                    </pic:cNvPicPr>
                  </pic:nvPicPr>
                  <pic:blipFill>
                    <a:blip r:embed="rId37"/>
                    <a:srcRect/>
                    <a:stretch>
                      <a:fillRect/>
                    </a:stretch>
                  </pic:blipFill>
                  <pic:spPr bwMode="auto">
                    <a:xfrm>
                      <a:off x="0" y="0"/>
                      <a:ext cx="3048000" cy="2305050"/>
                    </a:xfrm>
                    <a:prstGeom prst="rect">
                      <a:avLst/>
                    </a:prstGeom>
                    <a:noFill/>
                    <a:ln w="9525">
                      <a:noFill/>
                      <a:miter lim="800000"/>
                      <a:headEnd/>
                      <a:tailEnd/>
                    </a:ln>
                  </pic:spPr>
                </pic:pic>
              </a:graphicData>
            </a:graphic>
          </wp:inline>
        </w:drawing>
      </w:r>
    </w:p>
    <w:p w:rsidR="00EA77D9" w:rsidRPr="00EA77D9" w:rsidRDefault="00EA77D9" w:rsidP="00EA77D9">
      <w:r w:rsidRPr="00EA77D9">
        <w:t xml:space="preserve">Two houseboats! </w:t>
      </w:r>
    </w:p>
    <w:p w:rsidR="00EA77D9" w:rsidRPr="00EA77D9" w:rsidRDefault="00EA77D9" w:rsidP="00EA77D9">
      <w:r>
        <w:rPr>
          <w:noProof/>
          <w:lang w:bidi="sa-IN"/>
        </w:rPr>
        <w:drawing>
          <wp:inline distT="0" distB="0" distL="0" distR="0">
            <wp:extent cx="171450" cy="123825"/>
            <wp:effectExtent l="19050" t="0" r="0" b="0"/>
            <wp:docPr id="27" name="Picture 27" descr="http://img1.blogblog.com/img/icon18_email.gif">
              <a:hlinkClick xmlns:a="http://schemas.openxmlformats.org/drawingml/2006/main" r:id="rId38"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1.blogblog.com/img/icon18_email.gif">
                      <a:hlinkClick r:id="rId38" tooltip="&quot;Email Post&quot;"/>
                    </pic:cNvPr>
                    <pic:cNvPicPr>
                      <a:picLocks noChangeAspect="1" noChangeArrowheads="1"/>
                    </pic:cNvPicPr>
                  </pic:nvPicPr>
                  <pic:blipFill>
                    <a:blip r:embed="rId8"/>
                    <a:srcRect/>
                    <a:stretch>
                      <a:fillRect/>
                    </a:stretch>
                  </pic:blipFill>
                  <pic:spPr bwMode="auto">
                    <a:xfrm>
                      <a:off x="0" y="0"/>
                      <a:ext cx="171450" cy="123825"/>
                    </a:xfrm>
                    <a:prstGeom prst="rect">
                      <a:avLst/>
                    </a:prstGeom>
                    <a:noFill/>
                    <a:ln w="9525">
                      <a:noFill/>
                      <a:miter lim="800000"/>
                      <a:headEnd/>
                      <a:tailEnd/>
                    </a:ln>
                  </pic:spPr>
                </pic:pic>
              </a:graphicData>
            </a:graphic>
          </wp:inline>
        </w:drawing>
      </w:r>
      <w:r>
        <w:rPr>
          <w:noProof/>
          <w:lang w:bidi="sa-IN"/>
        </w:rPr>
        <w:drawing>
          <wp:inline distT="0" distB="0" distL="0" distR="0">
            <wp:extent cx="171450" cy="171450"/>
            <wp:effectExtent l="19050" t="0" r="0" b="0"/>
            <wp:docPr id="28" name="Picture 28" descr="http://img2.blogblog.com/img/icon18_edit_allbkg.gif">
              <a:hlinkClick xmlns:a="http://schemas.openxmlformats.org/drawingml/2006/main" r:id="rId39" tooltip="&quot;Edit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2.blogblog.com/img/icon18_edit_allbkg.gif">
                      <a:hlinkClick r:id="rId39" tooltip="&quot;Edit Post&quot;"/>
                    </pic:cNvPr>
                    <pic:cNvPicPr>
                      <a:picLocks noChangeAspect="1" noChangeArrowheads="1"/>
                    </pic:cNvPicPr>
                  </pic:nvPicPr>
                  <pic:blipFill>
                    <a:blip r:embed="rId10"/>
                    <a:srcRect/>
                    <a:stretch>
                      <a:fillRect/>
                    </a:stretch>
                  </pic:blipFill>
                  <pic:spPr bwMode="auto">
                    <a:xfrm>
                      <a:off x="0" y="0"/>
                      <a:ext cx="171450" cy="171450"/>
                    </a:xfrm>
                    <a:prstGeom prst="rect">
                      <a:avLst/>
                    </a:prstGeom>
                    <a:noFill/>
                    <a:ln w="9525">
                      <a:noFill/>
                      <a:miter lim="800000"/>
                      <a:headEnd/>
                      <a:tailEnd/>
                    </a:ln>
                  </pic:spPr>
                </pic:pic>
              </a:graphicData>
            </a:graphic>
          </wp:inline>
        </w:drawing>
      </w:r>
      <w:hyperlink r:id="rId40" w:anchor="links" w:history="1">
        <w:r w:rsidRPr="00EA77D9">
          <w:t>Links to this post</w:t>
        </w:r>
      </w:hyperlink>
      <w:r w:rsidRPr="00EA77D9">
        <w:t xml:space="preserve"> Categories </w:t>
      </w:r>
      <w:hyperlink r:id="rId41" w:history="1">
        <w:r w:rsidRPr="00EA77D9">
          <w:t>Rivers</w:t>
        </w:r>
      </w:hyperlink>
      <w:r w:rsidRPr="00EA77D9">
        <w:t xml:space="preserve"> </w:t>
      </w:r>
      <w:hyperlink r:id="rId42" w:anchor="comments" w:history="1">
        <w:r w:rsidRPr="00EA77D9">
          <w:t>1 comments</w:t>
        </w:r>
      </w:hyperlink>
      <w:r w:rsidRPr="00EA77D9">
        <w:t xml:space="preserve"> </w:t>
      </w:r>
    </w:p>
    <w:p w:rsidR="00EA77D9" w:rsidRPr="00EA77D9" w:rsidRDefault="00EA77D9" w:rsidP="00EA77D9">
      <w:r w:rsidRPr="00EA77D9">
        <w:t xml:space="preserve">Posted by Saran </w:t>
      </w:r>
    </w:p>
    <w:tbl>
      <w:tblPr>
        <w:tblW w:w="5000" w:type="pct"/>
        <w:tblCellSpacing w:w="0" w:type="dxa"/>
        <w:tblCellMar>
          <w:left w:w="0" w:type="dxa"/>
          <w:right w:w="0" w:type="dxa"/>
        </w:tblCellMar>
        <w:tblLook w:val="04A0"/>
      </w:tblPr>
      <w:tblGrid>
        <w:gridCol w:w="978"/>
        <w:gridCol w:w="8382"/>
      </w:tblGrid>
      <w:tr w:rsidR="00EA77D9" w:rsidRPr="00EA77D9" w:rsidTr="00EA77D9">
        <w:trPr>
          <w:tblCellSpacing w:w="0" w:type="dxa"/>
        </w:trPr>
        <w:tc>
          <w:tcPr>
            <w:tcW w:w="50" w:type="pct"/>
            <w:noWrap/>
            <w:hideMark/>
          </w:tcPr>
          <w:p w:rsidR="00EA77D9" w:rsidRPr="00EA77D9" w:rsidRDefault="00EA77D9" w:rsidP="00EA77D9">
            <w:r w:rsidRPr="00EA77D9">
              <w:t>Reactions: </w:t>
            </w:r>
          </w:p>
        </w:tc>
        <w:tc>
          <w:tcPr>
            <w:tcW w:w="0" w:type="auto"/>
            <w:vAlign w:val="center"/>
            <w:hideMark/>
          </w:tcPr>
          <w:p w:rsidR="00EA77D9" w:rsidRPr="00EA77D9" w:rsidRDefault="00EA77D9" w:rsidP="00EA77D9"/>
        </w:tc>
      </w:tr>
    </w:tbl>
    <w:p w:rsidR="00EA77D9" w:rsidRPr="00EA77D9" w:rsidRDefault="00EA77D9" w:rsidP="00EA77D9">
      <w:r w:rsidRPr="00EA77D9">
        <w:pict/>
      </w:r>
      <w:bookmarkStart w:id="3" w:name="5237815175796723933"/>
      <w:bookmarkEnd w:id="3"/>
      <w:r w:rsidRPr="00EA77D9">
        <w:fldChar w:fldCharType="begin"/>
      </w:r>
      <w:r w:rsidRPr="00EA77D9">
        <w:instrText xml:space="preserve"> HYPERLINK "http://sundharakeralam.blogspot.com/2009/12/kallarthiruvananthapuram.html" </w:instrText>
      </w:r>
      <w:r w:rsidRPr="00EA77D9">
        <w:fldChar w:fldCharType="separate"/>
      </w:r>
      <w:proofErr w:type="spellStart"/>
      <w:r w:rsidRPr="00EA77D9">
        <w:t>Kallar</w:t>
      </w:r>
      <w:proofErr w:type="gramStart"/>
      <w:r w:rsidRPr="00EA77D9">
        <w:t>,Thiruvananthapuram</w:t>
      </w:r>
      <w:proofErr w:type="spellEnd"/>
      <w:proofErr w:type="gramEnd"/>
      <w:r w:rsidRPr="00EA77D9">
        <w:t>...</w:t>
      </w:r>
      <w:r w:rsidRPr="00EA77D9">
        <w:fldChar w:fldCharType="end"/>
      </w:r>
      <w:r w:rsidRPr="00EA77D9">
        <w:t xml:space="preserve"> </w:t>
      </w:r>
    </w:p>
    <w:p w:rsidR="00EA77D9" w:rsidRPr="00EA77D9" w:rsidRDefault="00EA77D9" w:rsidP="00EA77D9">
      <w:proofErr w:type="spellStart"/>
      <w:r w:rsidRPr="00EA77D9">
        <w:t>Source:http</w:t>
      </w:r>
      <w:proofErr w:type="spellEnd"/>
      <w:r w:rsidRPr="00EA77D9">
        <w:t xml:space="preserve">://www.flickr.com/photos/keralatourism/ </w:t>
      </w:r>
    </w:p>
    <w:p w:rsidR="00EA77D9" w:rsidRPr="00EA77D9" w:rsidRDefault="00EA77D9" w:rsidP="00EA77D9">
      <w:r>
        <w:rPr>
          <w:noProof/>
          <w:lang w:bidi="sa-IN"/>
        </w:rPr>
        <w:drawing>
          <wp:inline distT="0" distB="0" distL="0" distR="0">
            <wp:extent cx="3048000" cy="2028825"/>
            <wp:effectExtent l="19050" t="0" r="0" b="0"/>
            <wp:docPr id="30" name="Picture 30" descr="http://farm3.static.flickr.com/2439/4182518150_291ce05c28_b.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farm3.static.flickr.com/2439/4182518150_291ce05c28_b.jpg">
                      <a:hlinkClick r:id="rId43"/>
                    </pic:cNvPr>
                    <pic:cNvPicPr>
                      <a:picLocks noChangeAspect="1" noChangeArrowheads="1"/>
                    </pic:cNvPicPr>
                  </pic:nvPicPr>
                  <pic:blipFill>
                    <a:blip r:embed="rId44"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A77D9" w:rsidRPr="00EA77D9" w:rsidRDefault="00EA77D9" w:rsidP="00EA77D9"/>
    <w:p w:rsidR="00EA77D9" w:rsidRPr="00EA77D9" w:rsidRDefault="00EA77D9" w:rsidP="00EA77D9">
      <w:r>
        <w:rPr>
          <w:noProof/>
          <w:lang w:bidi="sa-IN"/>
        </w:rPr>
        <w:lastRenderedPageBreak/>
        <w:drawing>
          <wp:inline distT="0" distB="0" distL="0" distR="0">
            <wp:extent cx="3048000" cy="2028825"/>
            <wp:effectExtent l="19050" t="0" r="0" b="0"/>
            <wp:docPr id="31" name="Picture 31" descr="http://farm5.static.flickr.com/4043/4182517506_b8b6ac21d9_b.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farm5.static.flickr.com/4043/4182517506_b8b6ac21d9_b.jpg">
                      <a:hlinkClick r:id="rId45"/>
                    </pic:cNvPr>
                    <pic:cNvPicPr>
                      <a:picLocks noChangeAspect="1" noChangeArrowheads="1"/>
                    </pic:cNvPicPr>
                  </pic:nvPicPr>
                  <pic:blipFill>
                    <a:blip r:embed="rId46"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A77D9" w:rsidRPr="00EA77D9" w:rsidRDefault="00EA77D9" w:rsidP="00EA77D9"/>
    <w:p w:rsidR="00EA77D9" w:rsidRPr="00EA77D9" w:rsidRDefault="00EA77D9" w:rsidP="00EA77D9">
      <w:proofErr w:type="spellStart"/>
      <w:r w:rsidRPr="00EA77D9">
        <w:t>Kallar</w:t>
      </w:r>
      <w:proofErr w:type="spellEnd"/>
      <w:r w:rsidRPr="00EA77D9">
        <w:t xml:space="preserve"> is small town in </w:t>
      </w:r>
      <w:proofErr w:type="spellStart"/>
      <w:r w:rsidRPr="00EA77D9">
        <w:t>Thiruvananthapuram</w:t>
      </w:r>
      <w:proofErr w:type="spellEnd"/>
      <w:r w:rsidRPr="00EA77D9">
        <w:t xml:space="preserve"> district in Kerala, India. </w:t>
      </w:r>
      <w:proofErr w:type="spellStart"/>
      <w:r w:rsidRPr="00EA77D9">
        <w:t>Kallar</w:t>
      </w:r>
      <w:proofErr w:type="spellEnd"/>
      <w:r w:rsidRPr="00EA77D9">
        <w:t xml:space="preserve"> is 45 km from </w:t>
      </w:r>
      <w:proofErr w:type="spellStart"/>
      <w:r w:rsidRPr="00EA77D9">
        <w:t>Thiruvananthapuram</w:t>
      </w:r>
      <w:proofErr w:type="spellEnd"/>
      <w:r w:rsidRPr="00EA77D9">
        <w:t xml:space="preserve">, while the town of </w:t>
      </w:r>
      <w:proofErr w:type="spellStart"/>
      <w:r w:rsidRPr="00EA77D9">
        <w:t>Ponmudi</w:t>
      </w:r>
      <w:proofErr w:type="spellEnd"/>
      <w:r w:rsidRPr="00EA77D9">
        <w:t xml:space="preserve"> is a further 15 km away. The majestic </w:t>
      </w:r>
      <w:proofErr w:type="spellStart"/>
      <w:r w:rsidRPr="00EA77D9">
        <w:t>Vamanapuram</w:t>
      </w:r>
      <w:proofErr w:type="spellEnd"/>
      <w:r w:rsidRPr="00EA77D9">
        <w:t xml:space="preserve"> River flows through the town. Torrential rain can raise the level of the river and sweep away things that come in its way; recently, several dental college students of Trivandrum lost their lives in flash floods. Many varieties of birds and trees can be also </w:t>
      </w:r>
      <w:proofErr w:type="gramStart"/>
      <w:r w:rsidRPr="00EA77D9">
        <w:t>be</w:t>
      </w:r>
      <w:proofErr w:type="gramEnd"/>
      <w:r w:rsidRPr="00EA77D9">
        <w:t xml:space="preserve"> seen in and around </w:t>
      </w:r>
      <w:proofErr w:type="spellStart"/>
      <w:r w:rsidRPr="00EA77D9">
        <w:t>Kallar</w:t>
      </w:r>
      <w:proofErr w:type="spellEnd"/>
      <w:r w:rsidRPr="00EA77D9">
        <w:t>.</w:t>
      </w:r>
    </w:p>
    <w:p w:rsidR="00EA77D9" w:rsidRPr="00EA77D9" w:rsidRDefault="00EA77D9" w:rsidP="00EA77D9">
      <w:r>
        <w:rPr>
          <w:noProof/>
          <w:lang w:bidi="sa-IN"/>
        </w:rPr>
        <w:drawing>
          <wp:inline distT="0" distB="0" distL="0" distR="0">
            <wp:extent cx="171450" cy="123825"/>
            <wp:effectExtent l="19050" t="0" r="0" b="0"/>
            <wp:docPr id="32" name="Picture 32" descr="http://img1.blogblog.com/img/icon18_email.gif">
              <a:hlinkClick xmlns:a="http://schemas.openxmlformats.org/drawingml/2006/main" r:id="rId4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1.blogblog.com/img/icon18_email.gif">
                      <a:hlinkClick r:id="rId47" tooltip="&quot;Email Post&quot;"/>
                    </pic:cNvPr>
                    <pic:cNvPicPr>
                      <a:picLocks noChangeAspect="1" noChangeArrowheads="1"/>
                    </pic:cNvPicPr>
                  </pic:nvPicPr>
                  <pic:blipFill>
                    <a:blip r:embed="rId8"/>
                    <a:srcRect/>
                    <a:stretch>
                      <a:fillRect/>
                    </a:stretch>
                  </pic:blipFill>
                  <pic:spPr bwMode="auto">
                    <a:xfrm>
                      <a:off x="0" y="0"/>
                      <a:ext cx="171450" cy="123825"/>
                    </a:xfrm>
                    <a:prstGeom prst="rect">
                      <a:avLst/>
                    </a:prstGeom>
                    <a:noFill/>
                    <a:ln w="9525">
                      <a:noFill/>
                      <a:miter lim="800000"/>
                      <a:headEnd/>
                      <a:tailEnd/>
                    </a:ln>
                  </pic:spPr>
                </pic:pic>
              </a:graphicData>
            </a:graphic>
          </wp:inline>
        </w:drawing>
      </w:r>
      <w:r>
        <w:rPr>
          <w:noProof/>
          <w:lang w:bidi="sa-IN"/>
        </w:rPr>
        <w:drawing>
          <wp:inline distT="0" distB="0" distL="0" distR="0">
            <wp:extent cx="171450" cy="171450"/>
            <wp:effectExtent l="19050" t="0" r="0" b="0"/>
            <wp:docPr id="33" name="Picture 33" descr="http://img2.blogblog.com/img/icon18_edit_allbkg.gif">
              <a:hlinkClick xmlns:a="http://schemas.openxmlformats.org/drawingml/2006/main" r:id="rId48" tooltip="&quot;Edit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2.blogblog.com/img/icon18_edit_allbkg.gif">
                      <a:hlinkClick r:id="rId48" tooltip="&quot;Edit Post&quot;"/>
                    </pic:cNvPr>
                    <pic:cNvPicPr>
                      <a:picLocks noChangeAspect="1" noChangeArrowheads="1"/>
                    </pic:cNvPicPr>
                  </pic:nvPicPr>
                  <pic:blipFill>
                    <a:blip r:embed="rId10"/>
                    <a:srcRect/>
                    <a:stretch>
                      <a:fillRect/>
                    </a:stretch>
                  </pic:blipFill>
                  <pic:spPr bwMode="auto">
                    <a:xfrm>
                      <a:off x="0" y="0"/>
                      <a:ext cx="171450" cy="171450"/>
                    </a:xfrm>
                    <a:prstGeom prst="rect">
                      <a:avLst/>
                    </a:prstGeom>
                    <a:noFill/>
                    <a:ln w="9525">
                      <a:noFill/>
                      <a:miter lim="800000"/>
                      <a:headEnd/>
                      <a:tailEnd/>
                    </a:ln>
                  </pic:spPr>
                </pic:pic>
              </a:graphicData>
            </a:graphic>
          </wp:inline>
        </w:drawing>
      </w:r>
      <w:hyperlink r:id="rId49" w:anchor="links" w:history="1">
        <w:r w:rsidRPr="00EA77D9">
          <w:t>Links to this post</w:t>
        </w:r>
      </w:hyperlink>
      <w:r w:rsidRPr="00EA77D9">
        <w:t xml:space="preserve"> Categories </w:t>
      </w:r>
      <w:hyperlink r:id="rId50" w:history="1">
        <w:proofErr w:type="spellStart"/>
        <w:r w:rsidRPr="00EA77D9">
          <w:t>Kallar</w:t>
        </w:r>
        <w:proofErr w:type="spellEnd"/>
      </w:hyperlink>
      <w:r w:rsidRPr="00EA77D9">
        <w:t xml:space="preserve">, </w:t>
      </w:r>
      <w:hyperlink r:id="rId51" w:history="1">
        <w:r w:rsidRPr="00EA77D9">
          <w:t>Landscapes</w:t>
        </w:r>
      </w:hyperlink>
      <w:r w:rsidRPr="00EA77D9">
        <w:t xml:space="preserve">, </w:t>
      </w:r>
      <w:hyperlink r:id="rId52" w:history="1">
        <w:proofErr w:type="gramStart"/>
        <w:r w:rsidRPr="00EA77D9">
          <w:t>Rivers</w:t>
        </w:r>
      </w:hyperlink>
      <w:r w:rsidRPr="00EA77D9">
        <w:t xml:space="preserve"> </w:t>
      </w:r>
      <w:hyperlink r:id="rId53" w:anchor="comments" w:history="1">
        <w:r w:rsidRPr="00EA77D9">
          <w:t>0</w:t>
        </w:r>
        <w:proofErr w:type="gramEnd"/>
        <w:r w:rsidRPr="00EA77D9">
          <w:t xml:space="preserve"> comments</w:t>
        </w:r>
      </w:hyperlink>
      <w:r w:rsidRPr="00EA77D9">
        <w:t xml:space="preserve"> </w:t>
      </w:r>
    </w:p>
    <w:p w:rsidR="00EA77D9" w:rsidRPr="00EA77D9" w:rsidRDefault="00EA77D9" w:rsidP="00EA77D9">
      <w:r w:rsidRPr="00EA77D9">
        <w:t xml:space="preserve">Posted by Saran </w:t>
      </w:r>
    </w:p>
    <w:tbl>
      <w:tblPr>
        <w:tblW w:w="5000" w:type="pct"/>
        <w:tblCellSpacing w:w="0" w:type="dxa"/>
        <w:tblCellMar>
          <w:left w:w="0" w:type="dxa"/>
          <w:right w:w="0" w:type="dxa"/>
        </w:tblCellMar>
        <w:tblLook w:val="04A0"/>
      </w:tblPr>
      <w:tblGrid>
        <w:gridCol w:w="978"/>
        <w:gridCol w:w="8382"/>
      </w:tblGrid>
      <w:tr w:rsidR="00EA77D9" w:rsidRPr="00EA77D9" w:rsidTr="00EA77D9">
        <w:trPr>
          <w:tblCellSpacing w:w="0" w:type="dxa"/>
        </w:trPr>
        <w:tc>
          <w:tcPr>
            <w:tcW w:w="50" w:type="pct"/>
            <w:noWrap/>
            <w:hideMark/>
          </w:tcPr>
          <w:p w:rsidR="00EA77D9" w:rsidRPr="00EA77D9" w:rsidRDefault="00EA77D9" w:rsidP="00EA77D9">
            <w:r w:rsidRPr="00EA77D9">
              <w:t>Reactions: </w:t>
            </w:r>
          </w:p>
        </w:tc>
        <w:tc>
          <w:tcPr>
            <w:tcW w:w="0" w:type="auto"/>
            <w:vAlign w:val="center"/>
            <w:hideMark/>
          </w:tcPr>
          <w:p w:rsidR="00EA77D9" w:rsidRPr="00EA77D9" w:rsidRDefault="00EA77D9" w:rsidP="00EA77D9"/>
        </w:tc>
      </w:tr>
    </w:tbl>
    <w:p w:rsidR="00EA77D9" w:rsidRPr="00EA77D9" w:rsidRDefault="00EA77D9" w:rsidP="00EA77D9">
      <w:r w:rsidRPr="00EA77D9">
        <w:pict/>
      </w:r>
      <w:bookmarkStart w:id="4" w:name="3581900522179755899"/>
      <w:bookmarkEnd w:id="4"/>
      <w:r w:rsidRPr="00EA77D9">
        <w:fldChar w:fldCharType="begin"/>
      </w:r>
      <w:r w:rsidRPr="00EA77D9">
        <w:instrText xml:space="preserve"> HYPERLINK "http://sundharakeralam.blogspot.com/2009/12/chinnar-wildlife-sanctuary.html" </w:instrText>
      </w:r>
      <w:r w:rsidRPr="00EA77D9">
        <w:fldChar w:fldCharType="separate"/>
      </w:r>
      <w:proofErr w:type="spellStart"/>
      <w:proofErr w:type="gramStart"/>
      <w:r w:rsidRPr="00EA77D9">
        <w:t>Chinnar</w:t>
      </w:r>
      <w:proofErr w:type="spellEnd"/>
      <w:r w:rsidRPr="00EA77D9">
        <w:t xml:space="preserve"> wildlife Sanctuary.</w:t>
      </w:r>
      <w:proofErr w:type="gramEnd"/>
      <w:r w:rsidRPr="00EA77D9">
        <w:fldChar w:fldCharType="end"/>
      </w:r>
      <w:r w:rsidRPr="00EA77D9">
        <w:t xml:space="preserve"> </w:t>
      </w:r>
    </w:p>
    <w:p w:rsidR="00EA77D9" w:rsidRPr="00EA77D9" w:rsidRDefault="00EA77D9" w:rsidP="00EA77D9"/>
    <w:p w:rsidR="00EA77D9" w:rsidRPr="00EA77D9" w:rsidRDefault="00EA77D9" w:rsidP="00EA77D9">
      <w:proofErr w:type="spellStart"/>
      <w:r w:rsidRPr="00EA77D9">
        <w:t>Source:http</w:t>
      </w:r>
      <w:proofErr w:type="spellEnd"/>
      <w:r w:rsidRPr="00EA77D9">
        <w:t>://www.flickr.com/photos/keralatourism/</w:t>
      </w:r>
    </w:p>
    <w:p w:rsidR="00EA77D9" w:rsidRPr="00EA77D9" w:rsidRDefault="00EA77D9" w:rsidP="00EA77D9">
      <w:r>
        <w:rPr>
          <w:noProof/>
          <w:lang w:bidi="sa-IN"/>
        </w:rPr>
        <w:drawing>
          <wp:inline distT="0" distB="0" distL="0" distR="0">
            <wp:extent cx="3048000" cy="2028825"/>
            <wp:effectExtent l="19050" t="0" r="0" b="0"/>
            <wp:docPr id="35" name="Picture 35" descr="http://farm5.static.flickr.com/4038/4182531906_6ee5b43b0c_b.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farm5.static.flickr.com/4038/4182531906_6ee5b43b0c_b.jpg">
                      <a:hlinkClick r:id="rId54"/>
                    </pic:cNvPr>
                    <pic:cNvPicPr>
                      <a:picLocks noChangeAspect="1" noChangeArrowheads="1"/>
                    </pic:cNvPicPr>
                  </pic:nvPicPr>
                  <pic:blipFill>
                    <a:blip r:embed="rId55"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A77D9" w:rsidRPr="00EA77D9" w:rsidRDefault="00EA77D9" w:rsidP="00EA77D9"/>
    <w:p w:rsidR="00EA77D9" w:rsidRPr="00EA77D9" w:rsidRDefault="00EA77D9" w:rsidP="00EA77D9">
      <w:r>
        <w:rPr>
          <w:noProof/>
          <w:lang w:bidi="sa-IN"/>
        </w:rPr>
        <w:lastRenderedPageBreak/>
        <w:drawing>
          <wp:inline distT="0" distB="0" distL="0" distR="0">
            <wp:extent cx="3048000" cy="2028825"/>
            <wp:effectExtent l="19050" t="0" r="0" b="0"/>
            <wp:docPr id="36" name="Picture 36" descr="http://farm5.static.flickr.com/4043/4181769319_2faa68a4c2_b.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farm5.static.flickr.com/4043/4181769319_2faa68a4c2_b.jpg">
                      <a:hlinkClick r:id="rId56"/>
                    </pic:cNvPr>
                    <pic:cNvPicPr>
                      <a:picLocks noChangeAspect="1" noChangeArrowheads="1"/>
                    </pic:cNvPicPr>
                  </pic:nvPicPr>
                  <pic:blipFill>
                    <a:blip r:embed="rId57"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A77D9" w:rsidRPr="00EA77D9" w:rsidRDefault="00EA77D9" w:rsidP="00EA77D9"/>
    <w:p w:rsidR="00EA77D9" w:rsidRPr="00EA77D9" w:rsidRDefault="00EA77D9" w:rsidP="00EA77D9">
      <w:r w:rsidRPr="00EA77D9">
        <w:br/>
      </w:r>
      <w:r>
        <w:rPr>
          <w:noProof/>
          <w:lang w:bidi="sa-IN"/>
        </w:rPr>
        <w:drawing>
          <wp:inline distT="0" distB="0" distL="0" distR="0">
            <wp:extent cx="3048000" cy="2028825"/>
            <wp:effectExtent l="19050" t="0" r="0" b="0"/>
            <wp:docPr id="37" name="Picture 37" descr="http://farm3.static.flickr.com/2565/4181770725_a8b61c8a72_b.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farm3.static.flickr.com/2565/4181770725_a8b61c8a72_b.jpg">
                      <a:hlinkClick r:id="rId58"/>
                    </pic:cNvPr>
                    <pic:cNvPicPr>
                      <a:picLocks noChangeAspect="1" noChangeArrowheads="1"/>
                    </pic:cNvPicPr>
                  </pic:nvPicPr>
                  <pic:blipFill>
                    <a:blip r:embed="rId59"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A77D9" w:rsidRPr="00EA77D9" w:rsidRDefault="00EA77D9" w:rsidP="00EA77D9"/>
    <w:p w:rsidR="00EA77D9" w:rsidRPr="00EA77D9" w:rsidRDefault="00EA77D9" w:rsidP="00EA77D9">
      <w:r w:rsidRPr="00EA77D9">
        <w:br/>
      </w:r>
      <w:r w:rsidRPr="00EA77D9">
        <w:br/>
      </w:r>
      <w:r w:rsidRPr="00EA77D9">
        <w:br/>
      </w:r>
      <w:proofErr w:type="spellStart"/>
      <w:r w:rsidRPr="00EA77D9">
        <w:t>Chinnar</w:t>
      </w:r>
      <w:proofErr w:type="spellEnd"/>
      <w:r w:rsidRPr="00EA77D9">
        <w:t xml:space="preserve"> Wildlife Sanctuary, (CWS), is located 18 km north of </w:t>
      </w:r>
      <w:proofErr w:type="spellStart"/>
      <w:r w:rsidRPr="00EA77D9">
        <w:t>Marayoor</w:t>
      </w:r>
      <w:proofErr w:type="spellEnd"/>
      <w:r w:rsidRPr="00EA77D9">
        <w:t xml:space="preserve"> on SH 17 in the </w:t>
      </w:r>
      <w:proofErr w:type="spellStart"/>
      <w:r w:rsidRPr="00EA77D9">
        <w:t>Marayoor</w:t>
      </w:r>
      <w:proofErr w:type="spellEnd"/>
      <w:r w:rsidRPr="00EA77D9">
        <w:t xml:space="preserve"> and </w:t>
      </w:r>
      <w:proofErr w:type="spellStart"/>
      <w:r w:rsidRPr="00EA77D9">
        <w:t>Kanthalloor</w:t>
      </w:r>
      <w:proofErr w:type="spellEnd"/>
      <w:r w:rsidRPr="00EA77D9">
        <w:t xml:space="preserve"> </w:t>
      </w:r>
      <w:proofErr w:type="spellStart"/>
      <w:r w:rsidRPr="00EA77D9">
        <w:t>Panchayats</w:t>
      </w:r>
      <w:proofErr w:type="spellEnd"/>
      <w:r w:rsidRPr="00EA77D9">
        <w:t xml:space="preserve"> </w:t>
      </w:r>
      <w:proofErr w:type="spellStart"/>
      <w:r w:rsidRPr="00EA77D9">
        <w:t>ofDevikulam</w:t>
      </w:r>
      <w:proofErr w:type="spellEnd"/>
      <w:r w:rsidRPr="00EA77D9">
        <w:t xml:space="preserve"> </w:t>
      </w:r>
      <w:proofErr w:type="spellStart"/>
      <w:r w:rsidRPr="00EA77D9">
        <w:t>Taluk</w:t>
      </w:r>
      <w:proofErr w:type="spellEnd"/>
      <w:r w:rsidRPr="00EA77D9">
        <w:t xml:space="preserve"> in the </w:t>
      </w:r>
      <w:proofErr w:type="spellStart"/>
      <w:r w:rsidRPr="00EA77D9">
        <w:t>Idukki</w:t>
      </w:r>
      <w:proofErr w:type="spellEnd"/>
      <w:r w:rsidRPr="00EA77D9">
        <w:t xml:space="preserve"> district of Kerala state in South India. It is one of twelve Wildlife Sanctuaries among the </w:t>
      </w:r>
      <w:proofErr w:type="gramStart"/>
      <w:r w:rsidRPr="00EA77D9">
        <w:t>Protected</w:t>
      </w:r>
      <w:proofErr w:type="gramEnd"/>
      <w:r w:rsidRPr="00EA77D9">
        <w:t xml:space="preserve"> areas of Kerala.</w:t>
      </w:r>
      <w:r w:rsidRPr="00EA77D9">
        <w:br/>
      </w:r>
      <w:r w:rsidRPr="00EA77D9">
        <w:br/>
        <w:t xml:space="preserve">It is under the jurisdiction of and contiguous with </w:t>
      </w:r>
      <w:proofErr w:type="spellStart"/>
      <w:r w:rsidRPr="00EA77D9">
        <w:t>Eravikulam</w:t>
      </w:r>
      <w:proofErr w:type="spellEnd"/>
      <w:r w:rsidRPr="00EA77D9">
        <w:t xml:space="preserve"> National Park to the south. </w:t>
      </w:r>
      <w:proofErr w:type="spellStart"/>
      <w:r w:rsidRPr="00EA77D9">
        <w:t>Indira</w:t>
      </w:r>
      <w:proofErr w:type="spellEnd"/>
      <w:r w:rsidRPr="00EA77D9">
        <w:t xml:space="preserve"> Gandhi Wildlife Sanctuary is to the north and </w:t>
      </w:r>
      <w:proofErr w:type="spellStart"/>
      <w:r w:rsidRPr="00EA77D9">
        <w:t>Kodaikanal</w:t>
      </w:r>
      <w:proofErr w:type="spellEnd"/>
      <w:r w:rsidRPr="00EA77D9">
        <w:t xml:space="preserve"> Wildlife Sanctuary is to the east. It forms an integral part of the 1,187 km2 (458 sq mi) block of protected forests straddling the Kerala-Tamil Nadu border in the </w:t>
      </w:r>
      <w:proofErr w:type="spellStart"/>
      <w:r w:rsidRPr="00EA77D9">
        <w:t>Annamalai</w:t>
      </w:r>
      <w:proofErr w:type="spellEnd"/>
      <w:r w:rsidRPr="00EA77D9">
        <w:t xml:space="preserve"> Hills. The Western Ghats, </w:t>
      </w:r>
      <w:proofErr w:type="spellStart"/>
      <w:r w:rsidRPr="00EA77D9">
        <w:t>Anamalai</w:t>
      </w:r>
      <w:proofErr w:type="spellEnd"/>
      <w:r w:rsidRPr="00EA77D9">
        <w:t xml:space="preserve"> Sub-Cluster, including all of </w:t>
      </w:r>
      <w:proofErr w:type="spellStart"/>
      <w:r w:rsidRPr="00EA77D9">
        <w:t>Chinnar</w:t>
      </w:r>
      <w:proofErr w:type="spellEnd"/>
      <w:r w:rsidRPr="00EA77D9">
        <w:t xml:space="preserve"> Wildlife Sanctuary, is under consideration by the UNESCO World Heritage Committee for selection as a World Heritage Site. </w:t>
      </w:r>
    </w:p>
    <w:p w:rsidR="00EA77D9" w:rsidRPr="00EA77D9" w:rsidRDefault="00EA77D9" w:rsidP="00EA77D9">
      <w:r>
        <w:rPr>
          <w:noProof/>
          <w:lang w:bidi="sa-IN"/>
        </w:rPr>
        <w:drawing>
          <wp:inline distT="0" distB="0" distL="0" distR="0">
            <wp:extent cx="171450" cy="123825"/>
            <wp:effectExtent l="19050" t="0" r="0" b="0"/>
            <wp:docPr id="38" name="Picture 38" descr="http://img1.blogblog.com/img/icon18_email.gif">
              <a:hlinkClick xmlns:a="http://schemas.openxmlformats.org/drawingml/2006/main" r:id="rId6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1.blogblog.com/img/icon18_email.gif">
                      <a:hlinkClick r:id="rId60" tooltip="&quot;Email Post&quot;"/>
                    </pic:cNvPr>
                    <pic:cNvPicPr>
                      <a:picLocks noChangeAspect="1" noChangeArrowheads="1"/>
                    </pic:cNvPicPr>
                  </pic:nvPicPr>
                  <pic:blipFill>
                    <a:blip r:embed="rId8"/>
                    <a:srcRect/>
                    <a:stretch>
                      <a:fillRect/>
                    </a:stretch>
                  </pic:blipFill>
                  <pic:spPr bwMode="auto">
                    <a:xfrm>
                      <a:off x="0" y="0"/>
                      <a:ext cx="171450" cy="123825"/>
                    </a:xfrm>
                    <a:prstGeom prst="rect">
                      <a:avLst/>
                    </a:prstGeom>
                    <a:noFill/>
                    <a:ln w="9525">
                      <a:noFill/>
                      <a:miter lim="800000"/>
                      <a:headEnd/>
                      <a:tailEnd/>
                    </a:ln>
                  </pic:spPr>
                </pic:pic>
              </a:graphicData>
            </a:graphic>
          </wp:inline>
        </w:drawing>
      </w:r>
      <w:r>
        <w:rPr>
          <w:noProof/>
          <w:lang w:bidi="sa-IN"/>
        </w:rPr>
        <w:drawing>
          <wp:inline distT="0" distB="0" distL="0" distR="0">
            <wp:extent cx="171450" cy="171450"/>
            <wp:effectExtent l="19050" t="0" r="0" b="0"/>
            <wp:docPr id="39" name="Picture 39" descr="http://img2.blogblog.com/img/icon18_edit_allbkg.gif">
              <a:hlinkClick xmlns:a="http://schemas.openxmlformats.org/drawingml/2006/main" r:id="rId61" tooltip="&quot;Edit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2.blogblog.com/img/icon18_edit_allbkg.gif">
                      <a:hlinkClick r:id="rId61" tooltip="&quot;Edit Post&quot;"/>
                    </pic:cNvPr>
                    <pic:cNvPicPr>
                      <a:picLocks noChangeAspect="1" noChangeArrowheads="1"/>
                    </pic:cNvPicPr>
                  </pic:nvPicPr>
                  <pic:blipFill>
                    <a:blip r:embed="rId10"/>
                    <a:srcRect/>
                    <a:stretch>
                      <a:fillRect/>
                    </a:stretch>
                  </pic:blipFill>
                  <pic:spPr bwMode="auto">
                    <a:xfrm>
                      <a:off x="0" y="0"/>
                      <a:ext cx="171450" cy="171450"/>
                    </a:xfrm>
                    <a:prstGeom prst="rect">
                      <a:avLst/>
                    </a:prstGeom>
                    <a:noFill/>
                    <a:ln w="9525">
                      <a:noFill/>
                      <a:miter lim="800000"/>
                      <a:headEnd/>
                      <a:tailEnd/>
                    </a:ln>
                  </pic:spPr>
                </pic:pic>
              </a:graphicData>
            </a:graphic>
          </wp:inline>
        </w:drawing>
      </w:r>
      <w:hyperlink r:id="rId62" w:anchor="links" w:history="1">
        <w:r w:rsidRPr="00EA77D9">
          <w:t>Links to this post</w:t>
        </w:r>
      </w:hyperlink>
      <w:r w:rsidRPr="00EA77D9">
        <w:t xml:space="preserve"> Categories </w:t>
      </w:r>
      <w:hyperlink r:id="rId63" w:history="1">
        <w:proofErr w:type="spellStart"/>
        <w:r w:rsidRPr="00EA77D9">
          <w:t>Chinnar</w:t>
        </w:r>
        <w:proofErr w:type="spellEnd"/>
      </w:hyperlink>
      <w:r w:rsidRPr="00EA77D9">
        <w:t xml:space="preserve">, </w:t>
      </w:r>
      <w:hyperlink r:id="rId64" w:history="1">
        <w:r w:rsidRPr="00EA77D9">
          <w:t>Landscapes</w:t>
        </w:r>
      </w:hyperlink>
      <w:r w:rsidRPr="00EA77D9">
        <w:t xml:space="preserve">, </w:t>
      </w:r>
      <w:hyperlink r:id="rId65" w:history="1">
        <w:r w:rsidRPr="00EA77D9">
          <w:t>Rivers</w:t>
        </w:r>
      </w:hyperlink>
      <w:r w:rsidRPr="00EA77D9">
        <w:t xml:space="preserve">, </w:t>
      </w:r>
      <w:hyperlink r:id="rId66" w:history="1">
        <w:r w:rsidRPr="00EA77D9">
          <w:t>Wildlife</w:t>
        </w:r>
      </w:hyperlink>
      <w:r w:rsidRPr="00EA77D9">
        <w:t xml:space="preserve"> </w:t>
      </w:r>
      <w:hyperlink r:id="rId67" w:anchor="comments" w:history="1">
        <w:r w:rsidRPr="00EA77D9">
          <w:t>0 comments</w:t>
        </w:r>
      </w:hyperlink>
      <w:r w:rsidRPr="00EA77D9">
        <w:t xml:space="preserve"> </w:t>
      </w:r>
    </w:p>
    <w:p w:rsidR="00EA77D9" w:rsidRPr="00EA77D9" w:rsidRDefault="00EA77D9" w:rsidP="00EA77D9">
      <w:r w:rsidRPr="00EA77D9">
        <w:lastRenderedPageBreak/>
        <w:t xml:space="preserve">Posted by Saran </w:t>
      </w:r>
    </w:p>
    <w:tbl>
      <w:tblPr>
        <w:tblW w:w="5000" w:type="pct"/>
        <w:tblCellSpacing w:w="0" w:type="dxa"/>
        <w:tblCellMar>
          <w:left w:w="0" w:type="dxa"/>
          <w:right w:w="0" w:type="dxa"/>
        </w:tblCellMar>
        <w:tblLook w:val="04A0"/>
      </w:tblPr>
      <w:tblGrid>
        <w:gridCol w:w="978"/>
        <w:gridCol w:w="8382"/>
      </w:tblGrid>
      <w:tr w:rsidR="00EA77D9" w:rsidRPr="00EA77D9" w:rsidTr="00EA77D9">
        <w:trPr>
          <w:tblCellSpacing w:w="0" w:type="dxa"/>
        </w:trPr>
        <w:tc>
          <w:tcPr>
            <w:tcW w:w="50" w:type="pct"/>
            <w:noWrap/>
            <w:hideMark/>
          </w:tcPr>
          <w:p w:rsidR="00EA77D9" w:rsidRPr="00EA77D9" w:rsidRDefault="00EA77D9" w:rsidP="00EA77D9">
            <w:r w:rsidRPr="00EA77D9">
              <w:t>Reactions: </w:t>
            </w:r>
          </w:p>
        </w:tc>
        <w:tc>
          <w:tcPr>
            <w:tcW w:w="0" w:type="auto"/>
            <w:vAlign w:val="center"/>
            <w:hideMark/>
          </w:tcPr>
          <w:p w:rsidR="00EA77D9" w:rsidRPr="00EA77D9" w:rsidRDefault="00EA77D9" w:rsidP="00EA77D9"/>
        </w:tc>
      </w:tr>
    </w:tbl>
    <w:p w:rsidR="00EA77D9" w:rsidRPr="00EA77D9" w:rsidRDefault="00EA77D9" w:rsidP="00EA77D9">
      <w:r w:rsidRPr="00EA77D9">
        <w:pict/>
      </w:r>
      <w:bookmarkStart w:id="5" w:name="5203275088965906311"/>
      <w:bookmarkEnd w:id="5"/>
      <w:r w:rsidRPr="00EA77D9">
        <w:fldChar w:fldCharType="begin"/>
      </w:r>
      <w:r w:rsidRPr="00EA77D9">
        <w:instrText xml:space="preserve"> HYPERLINK "http://sundharakeralam.blogspot.com/2009/12/thekkady-elephants.html" </w:instrText>
      </w:r>
      <w:r w:rsidRPr="00EA77D9">
        <w:fldChar w:fldCharType="separate"/>
      </w:r>
      <w:proofErr w:type="spellStart"/>
      <w:r w:rsidRPr="00EA77D9">
        <w:t>Thekkady</w:t>
      </w:r>
      <w:proofErr w:type="spellEnd"/>
      <w:r w:rsidRPr="00EA77D9">
        <w:t xml:space="preserve"> Elephants!!!</w:t>
      </w:r>
      <w:r w:rsidRPr="00EA77D9">
        <w:fldChar w:fldCharType="end"/>
      </w:r>
      <w:r w:rsidRPr="00EA77D9">
        <w:t xml:space="preserve"> </w:t>
      </w:r>
    </w:p>
    <w:p w:rsidR="00EA77D9" w:rsidRPr="00EA77D9" w:rsidRDefault="00EA77D9" w:rsidP="00EA77D9">
      <w:proofErr w:type="spellStart"/>
      <w:r w:rsidRPr="00EA77D9">
        <w:t>Source:http</w:t>
      </w:r>
      <w:proofErr w:type="spellEnd"/>
      <w:r w:rsidRPr="00EA77D9">
        <w:t>://www.flickr.com/photos/keralatourism/</w:t>
      </w:r>
    </w:p>
    <w:p w:rsidR="00EA77D9" w:rsidRPr="00EA77D9" w:rsidRDefault="00EA77D9" w:rsidP="00EA77D9">
      <w:r>
        <w:rPr>
          <w:noProof/>
          <w:lang w:bidi="sa-IN"/>
        </w:rPr>
        <w:drawing>
          <wp:inline distT="0" distB="0" distL="0" distR="0">
            <wp:extent cx="3048000" cy="2028825"/>
            <wp:effectExtent l="19050" t="0" r="0" b="0"/>
            <wp:docPr id="41" name="Picture 41" descr="http://farm3.static.flickr.com/2632/4182358386_e7999f7875_b.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farm3.static.flickr.com/2632/4182358386_e7999f7875_b.jpg">
                      <a:hlinkClick r:id="rId68"/>
                    </pic:cNvPr>
                    <pic:cNvPicPr>
                      <a:picLocks noChangeAspect="1" noChangeArrowheads="1"/>
                    </pic:cNvPicPr>
                  </pic:nvPicPr>
                  <pic:blipFill>
                    <a:blip r:embed="rId69"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A77D9" w:rsidRPr="00EA77D9" w:rsidRDefault="00EA77D9" w:rsidP="00EA77D9">
      <w:r w:rsidRPr="00EA77D9">
        <w:br/>
      </w:r>
      <w:r>
        <w:rPr>
          <w:noProof/>
          <w:lang w:bidi="sa-IN"/>
        </w:rPr>
        <w:drawing>
          <wp:inline distT="0" distB="0" distL="0" distR="0">
            <wp:extent cx="3048000" cy="2028825"/>
            <wp:effectExtent l="19050" t="0" r="0" b="0"/>
            <wp:docPr id="42" name="Picture 42" descr="http://farm3.static.flickr.com/2653/4181596001_47d9ac56fd_b.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farm3.static.flickr.com/2653/4181596001_47d9ac56fd_b.jpg">
                      <a:hlinkClick r:id="rId70"/>
                    </pic:cNvPr>
                    <pic:cNvPicPr>
                      <a:picLocks noChangeAspect="1" noChangeArrowheads="1"/>
                    </pic:cNvPicPr>
                  </pic:nvPicPr>
                  <pic:blipFill>
                    <a:blip r:embed="rId71"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A77D9" w:rsidRPr="00EA77D9" w:rsidRDefault="00EA77D9" w:rsidP="00EA77D9">
      <w:r w:rsidRPr="00EA77D9">
        <w:br/>
      </w:r>
      <w:r>
        <w:rPr>
          <w:noProof/>
          <w:lang w:bidi="sa-IN"/>
        </w:rPr>
        <w:drawing>
          <wp:inline distT="0" distB="0" distL="0" distR="0">
            <wp:extent cx="3048000" cy="2028825"/>
            <wp:effectExtent l="19050" t="0" r="0" b="0"/>
            <wp:docPr id="43" name="Picture 43" descr="http://farm3.static.flickr.com/2795/4181596499_3e4998d663_b.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farm3.static.flickr.com/2795/4181596499_3e4998d663_b.jpg">
                      <a:hlinkClick r:id="rId72"/>
                    </pic:cNvPr>
                    <pic:cNvPicPr>
                      <a:picLocks noChangeAspect="1" noChangeArrowheads="1"/>
                    </pic:cNvPicPr>
                  </pic:nvPicPr>
                  <pic:blipFill>
                    <a:blip r:embed="rId73"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A77D9" w:rsidRPr="00EA77D9" w:rsidRDefault="00EA77D9" w:rsidP="00EA77D9">
      <w:r w:rsidRPr="00EA77D9">
        <w:lastRenderedPageBreak/>
        <w:br/>
      </w:r>
      <w:r>
        <w:rPr>
          <w:noProof/>
          <w:lang w:bidi="sa-IN"/>
        </w:rPr>
        <w:drawing>
          <wp:inline distT="0" distB="0" distL="0" distR="0">
            <wp:extent cx="3048000" cy="2028825"/>
            <wp:effectExtent l="19050" t="0" r="0" b="0"/>
            <wp:docPr id="44" name="Picture 44" descr="http://farm3.static.flickr.com/2515/4182359536_4c9f4c4656_b.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farm3.static.flickr.com/2515/4182359536_4c9f4c4656_b.jpg">
                      <a:hlinkClick r:id="rId74"/>
                    </pic:cNvPr>
                    <pic:cNvPicPr>
                      <a:picLocks noChangeAspect="1" noChangeArrowheads="1"/>
                    </pic:cNvPicPr>
                  </pic:nvPicPr>
                  <pic:blipFill>
                    <a:blip r:embed="rId75"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A77D9" w:rsidRPr="00EA77D9" w:rsidRDefault="00EA77D9" w:rsidP="00EA77D9">
      <w:r w:rsidRPr="00EA77D9">
        <w:br/>
      </w:r>
      <w:r>
        <w:rPr>
          <w:noProof/>
          <w:lang w:bidi="sa-IN"/>
        </w:rPr>
        <w:drawing>
          <wp:inline distT="0" distB="0" distL="0" distR="0">
            <wp:extent cx="3048000" cy="2028825"/>
            <wp:effectExtent l="19050" t="0" r="0" b="0"/>
            <wp:docPr id="45" name="Picture 45" descr="http://farm3.static.flickr.com/2510/4182507166_829d4d1022_b.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farm3.static.flickr.com/2510/4182507166_829d4d1022_b.jpg">
                      <a:hlinkClick r:id="rId76"/>
                    </pic:cNvPr>
                    <pic:cNvPicPr>
                      <a:picLocks noChangeAspect="1" noChangeArrowheads="1"/>
                    </pic:cNvPicPr>
                  </pic:nvPicPr>
                  <pic:blipFill>
                    <a:blip r:embed="rId77" cstate="print"/>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A77D9" w:rsidRPr="00EA77D9" w:rsidRDefault="00EA77D9" w:rsidP="00EA77D9"/>
    <w:p w:rsidR="00EA77D9" w:rsidRPr="00EA77D9" w:rsidRDefault="00EA77D9" w:rsidP="00EA77D9">
      <w:r w:rsidRPr="00EA77D9">
        <w:br/>
      </w:r>
      <w:r w:rsidRPr="00EA77D9">
        <w:br/>
        <w:t xml:space="preserve">Situated in </w:t>
      </w:r>
      <w:proofErr w:type="spellStart"/>
      <w:r w:rsidRPr="00EA77D9">
        <w:t>kerala</w:t>
      </w:r>
      <w:proofErr w:type="spellEnd"/>
      <w:r w:rsidRPr="00EA77D9">
        <w:t xml:space="preserve">, close to the Kerala - Tamil Nadu border town - </w:t>
      </w:r>
      <w:proofErr w:type="spellStart"/>
      <w:r w:rsidRPr="00EA77D9">
        <w:t>Kumily</w:t>
      </w:r>
      <w:proofErr w:type="spellEnd"/>
      <w:r w:rsidRPr="00EA77D9">
        <w:t xml:space="preserve">, it is located about 257 km (160 miles) from Trivandrum, 114 km from Madurai Airport, 185 km from Cochin International Airport and 114 km from </w:t>
      </w:r>
      <w:proofErr w:type="spellStart"/>
      <w:r w:rsidRPr="00EA77D9">
        <w:t>Kottayam</w:t>
      </w:r>
      <w:proofErr w:type="spellEnd"/>
      <w:r w:rsidRPr="00EA77D9">
        <w:t xml:space="preserve"> railway station. The sanctuary is famous for its dense evergreen, semi-evergreen, moist deciduous </w:t>
      </w:r>
      <w:proofErr w:type="spellStart"/>
      <w:r w:rsidRPr="00EA77D9">
        <w:t>forestsand</w:t>
      </w:r>
      <w:proofErr w:type="spellEnd"/>
      <w:r w:rsidRPr="00EA77D9">
        <w:t xml:space="preserve"> savanna grass lands. It is home to herds of elephants, </w:t>
      </w:r>
      <w:proofErr w:type="spellStart"/>
      <w:r w:rsidRPr="00EA77D9">
        <w:t>sambar</w:t>
      </w:r>
      <w:proofErr w:type="spellEnd"/>
      <w:r w:rsidRPr="00EA77D9">
        <w:t xml:space="preserve">, tigers, gaur, lion-tailed Macaques and </w:t>
      </w:r>
      <w:proofErr w:type="spellStart"/>
      <w:r w:rsidRPr="00EA77D9">
        <w:t>Nilgiri</w:t>
      </w:r>
      <w:proofErr w:type="spellEnd"/>
      <w:r w:rsidRPr="00EA77D9">
        <w:t xml:space="preserve"> </w:t>
      </w:r>
      <w:proofErr w:type="spellStart"/>
      <w:r w:rsidRPr="00EA77D9">
        <w:t>Langurs</w:t>
      </w:r>
      <w:proofErr w:type="spellEnd"/>
      <w:r w:rsidRPr="00EA77D9">
        <w:t>.</w:t>
      </w:r>
      <w:r w:rsidRPr="00EA77D9">
        <w:br/>
      </w:r>
      <w:r w:rsidRPr="00EA77D9">
        <w:br/>
        <w:t xml:space="preserve">The </w:t>
      </w:r>
      <w:proofErr w:type="spellStart"/>
      <w:r w:rsidRPr="00EA77D9">
        <w:t>Periyar</w:t>
      </w:r>
      <w:proofErr w:type="spellEnd"/>
      <w:r w:rsidRPr="00EA77D9">
        <w:t xml:space="preserve"> Wildlife sanctuary is spread across 777 km² (300 sq. miles), of which 360 km² (139 sq. miles) is thick evergreen forest. The Wild Life Sanctuary was declared a Tiger Reserve in 1978. The splendid artificial lake formed by the </w:t>
      </w:r>
      <w:proofErr w:type="spellStart"/>
      <w:r w:rsidRPr="00EA77D9">
        <w:t>Mullaiperiyar</w:t>
      </w:r>
      <w:proofErr w:type="spellEnd"/>
      <w:r w:rsidRPr="00EA77D9">
        <w:t xml:space="preserve"> Dam across the </w:t>
      </w:r>
      <w:proofErr w:type="spellStart"/>
      <w:r w:rsidRPr="00EA77D9">
        <w:t>Periyar</w:t>
      </w:r>
      <w:proofErr w:type="spellEnd"/>
      <w:r w:rsidRPr="00EA77D9">
        <w:t xml:space="preserve"> River adds to the charm of the park. The greatest </w:t>
      </w:r>
      <w:proofErr w:type="gramStart"/>
      <w:r w:rsidRPr="00EA77D9">
        <w:t xml:space="preserve">attraction of </w:t>
      </w:r>
      <w:proofErr w:type="spellStart"/>
      <w:r w:rsidRPr="00EA77D9">
        <w:t>Periyar</w:t>
      </w:r>
      <w:proofErr w:type="spellEnd"/>
      <w:r w:rsidRPr="00EA77D9">
        <w:t xml:space="preserve"> are</w:t>
      </w:r>
      <w:proofErr w:type="gramEnd"/>
      <w:r w:rsidRPr="00EA77D9">
        <w:t xml:space="preserve"> the herds of wild elephants that come down to play in the lake.</w:t>
      </w:r>
      <w:r w:rsidRPr="00EA77D9">
        <w:br/>
      </w:r>
      <w:r w:rsidRPr="00EA77D9">
        <w:br/>
      </w:r>
      <w:proofErr w:type="spellStart"/>
      <w:r w:rsidRPr="00EA77D9">
        <w:t>Thekkady</w:t>
      </w:r>
      <w:proofErr w:type="spellEnd"/>
      <w:r w:rsidRPr="00EA77D9">
        <w:t xml:space="preserve"> is considered a heaven for natural spices such as black pepper, cardamom, cinnamon and clove. </w:t>
      </w:r>
    </w:p>
    <w:p w:rsidR="00EA77D9" w:rsidRPr="00EA77D9" w:rsidRDefault="00EA77D9" w:rsidP="00EA77D9">
      <w:r>
        <w:rPr>
          <w:noProof/>
          <w:lang w:bidi="sa-IN"/>
        </w:rPr>
        <w:lastRenderedPageBreak/>
        <w:drawing>
          <wp:inline distT="0" distB="0" distL="0" distR="0">
            <wp:extent cx="171450" cy="123825"/>
            <wp:effectExtent l="19050" t="0" r="0" b="0"/>
            <wp:docPr id="46" name="Picture 46" descr="http://img1.blogblog.com/img/icon18_email.gif">
              <a:hlinkClick xmlns:a="http://schemas.openxmlformats.org/drawingml/2006/main" r:id="rId78"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1.blogblog.com/img/icon18_email.gif">
                      <a:hlinkClick r:id="rId78" tooltip="&quot;Email Post&quot;"/>
                    </pic:cNvPr>
                    <pic:cNvPicPr>
                      <a:picLocks noChangeAspect="1" noChangeArrowheads="1"/>
                    </pic:cNvPicPr>
                  </pic:nvPicPr>
                  <pic:blipFill>
                    <a:blip r:embed="rId8"/>
                    <a:srcRect/>
                    <a:stretch>
                      <a:fillRect/>
                    </a:stretch>
                  </pic:blipFill>
                  <pic:spPr bwMode="auto">
                    <a:xfrm>
                      <a:off x="0" y="0"/>
                      <a:ext cx="171450" cy="123825"/>
                    </a:xfrm>
                    <a:prstGeom prst="rect">
                      <a:avLst/>
                    </a:prstGeom>
                    <a:noFill/>
                    <a:ln w="9525">
                      <a:noFill/>
                      <a:miter lim="800000"/>
                      <a:headEnd/>
                      <a:tailEnd/>
                    </a:ln>
                  </pic:spPr>
                </pic:pic>
              </a:graphicData>
            </a:graphic>
          </wp:inline>
        </w:drawing>
      </w:r>
      <w:r>
        <w:rPr>
          <w:noProof/>
          <w:lang w:bidi="sa-IN"/>
        </w:rPr>
        <w:drawing>
          <wp:inline distT="0" distB="0" distL="0" distR="0">
            <wp:extent cx="171450" cy="171450"/>
            <wp:effectExtent l="19050" t="0" r="0" b="0"/>
            <wp:docPr id="47" name="Picture 47" descr="http://img2.blogblog.com/img/icon18_edit_allbkg.gif">
              <a:hlinkClick xmlns:a="http://schemas.openxmlformats.org/drawingml/2006/main" r:id="rId79" tooltip="&quot;Edit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2.blogblog.com/img/icon18_edit_allbkg.gif">
                      <a:hlinkClick r:id="rId79" tooltip="&quot;Edit Post&quot;"/>
                    </pic:cNvPr>
                    <pic:cNvPicPr>
                      <a:picLocks noChangeAspect="1" noChangeArrowheads="1"/>
                    </pic:cNvPicPr>
                  </pic:nvPicPr>
                  <pic:blipFill>
                    <a:blip r:embed="rId10"/>
                    <a:srcRect/>
                    <a:stretch>
                      <a:fillRect/>
                    </a:stretch>
                  </pic:blipFill>
                  <pic:spPr bwMode="auto">
                    <a:xfrm>
                      <a:off x="0" y="0"/>
                      <a:ext cx="171450" cy="171450"/>
                    </a:xfrm>
                    <a:prstGeom prst="rect">
                      <a:avLst/>
                    </a:prstGeom>
                    <a:noFill/>
                    <a:ln w="9525">
                      <a:noFill/>
                      <a:miter lim="800000"/>
                      <a:headEnd/>
                      <a:tailEnd/>
                    </a:ln>
                  </pic:spPr>
                </pic:pic>
              </a:graphicData>
            </a:graphic>
          </wp:inline>
        </w:drawing>
      </w:r>
      <w:hyperlink r:id="rId80" w:anchor="links" w:history="1">
        <w:r w:rsidRPr="00EA77D9">
          <w:t>Links to this post</w:t>
        </w:r>
      </w:hyperlink>
      <w:r w:rsidRPr="00EA77D9">
        <w:t xml:space="preserve"> Categories </w:t>
      </w:r>
      <w:hyperlink r:id="rId81" w:history="1">
        <w:r w:rsidRPr="00EA77D9">
          <w:t>Landscapes</w:t>
        </w:r>
      </w:hyperlink>
      <w:r w:rsidRPr="00EA77D9">
        <w:t xml:space="preserve">, </w:t>
      </w:r>
      <w:hyperlink r:id="rId82" w:history="1">
        <w:proofErr w:type="spellStart"/>
        <w:r w:rsidRPr="00EA77D9">
          <w:t>Thekkady</w:t>
        </w:r>
        <w:proofErr w:type="spellEnd"/>
      </w:hyperlink>
      <w:r w:rsidRPr="00EA77D9">
        <w:t xml:space="preserve">, </w:t>
      </w:r>
      <w:hyperlink r:id="rId83" w:history="1">
        <w:r w:rsidRPr="00EA77D9">
          <w:t>Wildlife</w:t>
        </w:r>
      </w:hyperlink>
      <w:r w:rsidRPr="00EA77D9">
        <w:t xml:space="preserve"> </w:t>
      </w:r>
      <w:hyperlink r:id="rId84" w:anchor="comments" w:history="1">
        <w:r w:rsidRPr="00EA77D9">
          <w:t>0 comments</w:t>
        </w:r>
      </w:hyperlink>
      <w:r w:rsidRPr="00EA77D9">
        <w:t xml:space="preserve"> </w:t>
      </w:r>
    </w:p>
    <w:p w:rsidR="00EA77D9" w:rsidRPr="00EA77D9" w:rsidRDefault="00EA77D9" w:rsidP="00EA77D9">
      <w:r w:rsidRPr="00EA77D9">
        <w:t xml:space="preserve">Posted by Saran </w:t>
      </w:r>
    </w:p>
    <w:tbl>
      <w:tblPr>
        <w:tblW w:w="5000" w:type="pct"/>
        <w:tblCellSpacing w:w="0" w:type="dxa"/>
        <w:tblCellMar>
          <w:left w:w="0" w:type="dxa"/>
          <w:right w:w="0" w:type="dxa"/>
        </w:tblCellMar>
        <w:tblLook w:val="04A0"/>
      </w:tblPr>
      <w:tblGrid>
        <w:gridCol w:w="978"/>
        <w:gridCol w:w="8382"/>
      </w:tblGrid>
      <w:tr w:rsidR="00EA77D9" w:rsidRPr="00EA77D9" w:rsidTr="00EA77D9">
        <w:trPr>
          <w:tblCellSpacing w:w="0" w:type="dxa"/>
        </w:trPr>
        <w:tc>
          <w:tcPr>
            <w:tcW w:w="50" w:type="pct"/>
            <w:noWrap/>
            <w:hideMark/>
          </w:tcPr>
          <w:p w:rsidR="00EA77D9" w:rsidRPr="00EA77D9" w:rsidRDefault="00EA77D9" w:rsidP="00EA77D9">
            <w:r w:rsidRPr="00EA77D9">
              <w:t>Reactions: </w:t>
            </w:r>
          </w:p>
        </w:tc>
        <w:tc>
          <w:tcPr>
            <w:tcW w:w="0" w:type="auto"/>
            <w:vAlign w:val="center"/>
            <w:hideMark/>
          </w:tcPr>
          <w:p w:rsidR="00EA77D9" w:rsidRPr="00EA77D9" w:rsidRDefault="00EA77D9" w:rsidP="00EA77D9"/>
        </w:tc>
      </w:tr>
    </w:tbl>
    <w:p w:rsidR="00EA77D9" w:rsidRPr="00EA77D9" w:rsidRDefault="00EA77D9" w:rsidP="00EA77D9">
      <w:r w:rsidRPr="00EA77D9">
        <w:pict/>
      </w:r>
      <w:bookmarkStart w:id="6" w:name="8902498209085910002"/>
      <w:bookmarkEnd w:id="6"/>
      <w:r w:rsidRPr="00EA77D9">
        <w:fldChar w:fldCharType="begin"/>
      </w:r>
      <w:r w:rsidRPr="00EA77D9">
        <w:instrText xml:space="preserve"> HYPERLINK "http://sundharakeralam.blogspot.com/2009/07/random-wallpapers.html" </w:instrText>
      </w:r>
      <w:r w:rsidRPr="00EA77D9">
        <w:fldChar w:fldCharType="separate"/>
      </w:r>
      <w:proofErr w:type="spellStart"/>
      <w:r w:rsidRPr="00EA77D9">
        <w:t>RAndom</w:t>
      </w:r>
      <w:proofErr w:type="spellEnd"/>
      <w:r w:rsidRPr="00EA77D9">
        <w:t xml:space="preserve"> wallpapers........</w:t>
      </w:r>
      <w:r w:rsidRPr="00EA77D9">
        <w:fldChar w:fldCharType="end"/>
      </w:r>
      <w:r w:rsidRPr="00EA77D9">
        <w:t xml:space="preserve"> </w:t>
      </w:r>
    </w:p>
    <w:p w:rsidR="00EA77D9" w:rsidRPr="00EA77D9" w:rsidRDefault="00EA77D9" w:rsidP="00EA77D9">
      <w:r>
        <w:rPr>
          <w:noProof/>
          <w:lang w:bidi="sa-IN"/>
        </w:rPr>
        <w:drawing>
          <wp:inline distT="0" distB="0" distL="0" distR="0">
            <wp:extent cx="3048000" cy="2286000"/>
            <wp:effectExtent l="19050" t="0" r="0" b="0"/>
            <wp:docPr id="49" name="BLOGGER_PHOTO_ID_5361207711578324066" descr="http://4.bp.blogspot.com/_kYa4ADbEv2A/SmbWAj-1_GI/AAAAAAAADN8/UXe_Fq8dFbo/s320/vayanadu.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7711578324066" descr="http://4.bp.blogspot.com/_kYa4ADbEv2A/SmbWAj-1_GI/AAAAAAAADN8/UXe_Fq8dFbo/s320/vayanadu.jpg">
                      <a:hlinkClick r:id="rId85"/>
                    </pic:cNvPr>
                    <pic:cNvPicPr>
                      <a:picLocks noChangeAspect="1" noChangeArrowheads="1"/>
                    </pic:cNvPicPr>
                  </pic:nvPicPr>
                  <pic:blipFill>
                    <a:blip r:embed="rId86"/>
                    <a:srcRect/>
                    <a:stretch>
                      <a:fillRect/>
                    </a:stretch>
                  </pic:blipFill>
                  <pic:spPr bwMode="auto">
                    <a:xfrm>
                      <a:off x="0" y="0"/>
                      <a:ext cx="3048000" cy="2286000"/>
                    </a:xfrm>
                    <a:prstGeom prst="rect">
                      <a:avLst/>
                    </a:prstGeom>
                    <a:noFill/>
                    <a:ln w="9525">
                      <a:noFill/>
                      <a:miter lim="800000"/>
                      <a:headEnd/>
                      <a:tailEnd/>
                    </a:ln>
                  </pic:spPr>
                </pic:pic>
              </a:graphicData>
            </a:graphic>
          </wp:inline>
        </w:drawing>
      </w:r>
      <w:r w:rsidRPr="00EA77D9">
        <w:br/>
      </w:r>
      <w:hyperlink r:id="rId87" w:history="1">
        <w:r>
          <w:rPr>
            <w:noProof/>
            <w:lang w:bidi="sa-IN"/>
          </w:rPr>
          <w:drawing>
            <wp:inline distT="0" distB="0" distL="0" distR="0">
              <wp:extent cx="2028825" cy="3048000"/>
              <wp:effectExtent l="19050" t="0" r="9525" b="0"/>
              <wp:docPr id="50" name="BLOGGER_PHOTO_ID_5361207707891551922" descr="http://4.bp.blogspot.com/_kYa4ADbEv2A/SmbWAWP2TrI/AAAAAAAADN0/9f5zwEr6uRA/s320/thengu.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7707891551922" descr="http://4.bp.blogspot.com/_kYa4ADbEv2A/SmbWAWP2TrI/AAAAAAAADN0/9f5zwEr6uRA/s320/thengu.jpg">
                        <a:hlinkClick r:id="rId87"/>
                      </pic:cNvPr>
                      <pic:cNvPicPr>
                        <a:picLocks noChangeAspect="1" noChangeArrowheads="1"/>
                      </pic:cNvPicPr>
                    </pic:nvPicPr>
                    <pic:blipFill>
                      <a:blip r:embed="rId88"/>
                      <a:srcRect/>
                      <a:stretch>
                        <a:fillRect/>
                      </a:stretch>
                    </pic:blipFill>
                    <pic:spPr bwMode="auto">
                      <a:xfrm>
                        <a:off x="0" y="0"/>
                        <a:ext cx="2028825" cy="3048000"/>
                      </a:xfrm>
                      <a:prstGeom prst="rect">
                        <a:avLst/>
                      </a:prstGeom>
                      <a:noFill/>
                      <a:ln w="9525">
                        <a:noFill/>
                        <a:miter lim="800000"/>
                        <a:headEnd/>
                        <a:tailEnd/>
                      </a:ln>
                    </pic:spPr>
                  </pic:pic>
                </a:graphicData>
              </a:graphic>
            </wp:inline>
          </w:drawing>
        </w:r>
        <w:r w:rsidRPr="00EA77D9">
          <w:t>A</w:t>
        </w:r>
      </w:hyperlink>
      <w:r w:rsidRPr="00EA77D9">
        <w:t xml:space="preserve"> coconut tree</w:t>
      </w:r>
      <w:r w:rsidRPr="00EA77D9">
        <w:br/>
      </w:r>
      <w:r>
        <w:rPr>
          <w:noProof/>
          <w:lang w:bidi="sa-IN"/>
        </w:rPr>
        <w:lastRenderedPageBreak/>
        <w:drawing>
          <wp:inline distT="0" distB="0" distL="0" distR="0">
            <wp:extent cx="3048000" cy="2286000"/>
            <wp:effectExtent l="19050" t="0" r="0" b="0"/>
            <wp:docPr id="51" name="BLOGGER_PHOTO_ID_5361207109749038082" descr="http://2.bp.blogspot.com/_kYa4ADbEv2A/SmbVdh_j3AI/AAAAAAAADNs/_IGljYoQG2w/s320/river.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7109749038082" descr="http://2.bp.blogspot.com/_kYa4ADbEv2A/SmbVdh_j3AI/AAAAAAAADNs/_IGljYoQG2w/s320/river.jpg">
                      <a:hlinkClick r:id="rId89"/>
                    </pic:cNvPr>
                    <pic:cNvPicPr>
                      <a:picLocks noChangeAspect="1" noChangeArrowheads="1"/>
                    </pic:cNvPicPr>
                  </pic:nvPicPr>
                  <pic:blipFill>
                    <a:blip r:embed="rId90"/>
                    <a:srcRect/>
                    <a:stretch>
                      <a:fillRect/>
                    </a:stretch>
                  </pic:blipFill>
                  <pic:spPr bwMode="auto">
                    <a:xfrm>
                      <a:off x="0" y="0"/>
                      <a:ext cx="3048000" cy="2286000"/>
                    </a:xfrm>
                    <a:prstGeom prst="rect">
                      <a:avLst/>
                    </a:prstGeom>
                    <a:noFill/>
                    <a:ln w="9525">
                      <a:noFill/>
                      <a:miter lim="800000"/>
                      <a:headEnd/>
                      <a:tailEnd/>
                    </a:ln>
                  </pic:spPr>
                </pic:pic>
              </a:graphicData>
            </a:graphic>
          </wp:inline>
        </w:drawing>
      </w:r>
      <w:r w:rsidRPr="00EA77D9">
        <w:br/>
      </w:r>
      <w:r>
        <w:rPr>
          <w:noProof/>
          <w:lang w:bidi="sa-IN"/>
        </w:rPr>
        <w:drawing>
          <wp:inline distT="0" distB="0" distL="0" distR="0">
            <wp:extent cx="3048000" cy="2286000"/>
            <wp:effectExtent l="19050" t="0" r="0" b="0"/>
            <wp:docPr id="52" name="BLOGGER_PHOTO_ID_5361207108521919634" descr="http://1.bp.blogspot.com/_kYa4ADbEv2A/SmbVdda_hJI/AAAAAAAADNk/iulTKqyv4Tk/s320/parambikulam.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7108521919634" descr="http://1.bp.blogspot.com/_kYa4ADbEv2A/SmbVdda_hJI/AAAAAAAADNk/iulTKqyv4Tk/s320/parambikulam.jpg">
                      <a:hlinkClick r:id="rId91"/>
                    </pic:cNvPr>
                    <pic:cNvPicPr>
                      <a:picLocks noChangeAspect="1" noChangeArrowheads="1"/>
                    </pic:cNvPicPr>
                  </pic:nvPicPr>
                  <pic:blipFill>
                    <a:blip r:embed="rId92"/>
                    <a:srcRect/>
                    <a:stretch>
                      <a:fillRect/>
                    </a:stretch>
                  </pic:blipFill>
                  <pic:spPr bwMode="auto">
                    <a:xfrm>
                      <a:off x="0" y="0"/>
                      <a:ext cx="3048000" cy="2286000"/>
                    </a:xfrm>
                    <a:prstGeom prst="rect">
                      <a:avLst/>
                    </a:prstGeom>
                    <a:noFill/>
                    <a:ln w="9525">
                      <a:noFill/>
                      <a:miter lim="800000"/>
                      <a:headEnd/>
                      <a:tailEnd/>
                    </a:ln>
                  </pic:spPr>
                </pic:pic>
              </a:graphicData>
            </a:graphic>
          </wp:inline>
        </w:drawing>
      </w:r>
      <w:r w:rsidRPr="00EA77D9">
        <w:br/>
      </w:r>
      <w:r>
        <w:rPr>
          <w:noProof/>
          <w:lang w:bidi="sa-IN"/>
        </w:rPr>
        <w:drawing>
          <wp:inline distT="0" distB="0" distL="0" distR="0">
            <wp:extent cx="3048000" cy="2286000"/>
            <wp:effectExtent l="19050" t="0" r="0" b="0"/>
            <wp:docPr id="53" name="BLOGGER_PHOTO_ID_5361207103557880594" descr="http://3.bp.blogspot.com/_kYa4ADbEv2A/SmbVdK7eSxI/AAAAAAAADNc/SRvqDS5XNPU/s320/munnar.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7103557880594" descr="http://3.bp.blogspot.com/_kYa4ADbEv2A/SmbVdK7eSxI/AAAAAAAADNc/SRvqDS5XNPU/s320/munnar.jpg">
                      <a:hlinkClick r:id="rId93"/>
                    </pic:cNvPr>
                    <pic:cNvPicPr>
                      <a:picLocks noChangeAspect="1" noChangeArrowheads="1"/>
                    </pic:cNvPicPr>
                  </pic:nvPicPr>
                  <pic:blipFill>
                    <a:blip r:embed="rId94"/>
                    <a:srcRect/>
                    <a:stretch>
                      <a:fillRect/>
                    </a:stretch>
                  </pic:blipFill>
                  <pic:spPr bwMode="auto">
                    <a:xfrm>
                      <a:off x="0" y="0"/>
                      <a:ext cx="3048000" cy="2286000"/>
                    </a:xfrm>
                    <a:prstGeom prst="rect">
                      <a:avLst/>
                    </a:prstGeom>
                    <a:noFill/>
                    <a:ln w="9525">
                      <a:noFill/>
                      <a:miter lim="800000"/>
                      <a:headEnd/>
                      <a:tailEnd/>
                    </a:ln>
                  </pic:spPr>
                </pic:pic>
              </a:graphicData>
            </a:graphic>
          </wp:inline>
        </w:drawing>
      </w:r>
      <w:r w:rsidRPr="00EA77D9">
        <w:br/>
      </w:r>
      <w:r>
        <w:rPr>
          <w:noProof/>
          <w:lang w:bidi="sa-IN"/>
        </w:rPr>
        <w:lastRenderedPageBreak/>
        <w:drawing>
          <wp:inline distT="0" distB="0" distL="0" distR="0">
            <wp:extent cx="3048000" cy="2038350"/>
            <wp:effectExtent l="19050" t="0" r="0" b="0"/>
            <wp:docPr id="54" name="BLOGGER_PHOTO_ID_5361207098636055682" descr="http://1.bp.blogspot.com/_kYa4ADbEv2A/SmbVc4mBNII/AAAAAAAADNU/Mf5NoiafZT8/s320/field.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7098636055682" descr="http://1.bp.blogspot.com/_kYa4ADbEv2A/SmbVc4mBNII/AAAAAAAADNU/Mf5NoiafZT8/s320/field.jpg">
                      <a:hlinkClick r:id="rId95"/>
                    </pic:cNvPr>
                    <pic:cNvPicPr>
                      <a:picLocks noChangeAspect="1" noChangeArrowheads="1"/>
                    </pic:cNvPicPr>
                  </pic:nvPicPr>
                  <pic:blipFill>
                    <a:blip r:embed="rId96"/>
                    <a:srcRect/>
                    <a:stretch>
                      <a:fillRect/>
                    </a:stretch>
                  </pic:blipFill>
                  <pic:spPr bwMode="auto">
                    <a:xfrm>
                      <a:off x="0" y="0"/>
                      <a:ext cx="3048000" cy="2038350"/>
                    </a:xfrm>
                    <a:prstGeom prst="rect">
                      <a:avLst/>
                    </a:prstGeom>
                    <a:noFill/>
                    <a:ln w="9525">
                      <a:noFill/>
                      <a:miter lim="800000"/>
                      <a:headEnd/>
                      <a:tailEnd/>
                    </a:ln>
                  </pic:spPr>
                </pic:pic>
              </a:graphicData>
            </a:graphic>
          </wp:inline>
        </w:drawing>
      </w:r>
      <w:r w:rsidRPr="00EA77D9">
        <w:br/>
      </w:r>
      <w:r>
        <w:rPr>
          <w:noProof/>
          <w:lang w:bidi="sa-IN"/>
        </w:rPr>
        <w:drawing>
          <wp:inline distT="0" distB="0" distL="0" distR="0">
            <wp:extent cx="3048000" cy="2286000"/>
            <wp:effectExtent l="19050" t="0" r="0" b="0"/>
            <wp:docPr id="55" name="BLOGGER_PHOTO_ID_5361207088502199538" descr="http://4.bp.blogspot.com/_kYa4ADbEv2A/SmbVcS161PI/AAAAAAAADNM/0e4i1huQIGM/s320/backwater.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7088502199538" descr="http://4.bp.blogspot.com/_kYa4ADbEv2A/SmbVcS161PI/AAAAAAAADNM/0e4i1huQIGM/s320/backwater.jpg">
                      <a:hlinkClick r:id="rId97"/>
                    </pic:cNvPr>
                    <pic:cNvPicPr>
                      <a:picLocks noChangeAspect="1" noChangeArrowheads="1"/>
                    </pic:cNvPicPr>
                  </pic:nvPicPr>
                  <pic:blipFill>
                    <a:blip r:embed="rId98"/>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EA77D9" w:rsidRPr="00EA77D9" w:rsidRDefault="00EA77D9" w:rsidP="00EA77D9">
      <w:r>
        <w:rPr>
          <w:noProof/>
          <w:lang w:bidi="sa-IN"/>
        </w:rPr>
        <w:drawing>
          <wp:inline distT="0" distB="0" distL="0" distR="0">
            <wp:extent cx="171450" cy="123825"/>
            <wp:effectExtent l="19050" t="0" r="0" b="0"/>
            <wp:docPr id="56" name="Picture 56" descr="http://img1.blogblog.com/img/icon18_email.gif">
              <a:hlinkClick xmlns:a="http://schemas.openxmlformats.org/drawingml/2006/main" r:id="rId9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1.blogblog.com/img/icon18_email.gif">
                      <a:hlinkClick r:id="rId99" tooltip="&quot;Email Post&quot;"/>
                    </pic:cNvPr>
                    <pic:cNvPicPr>
                      <a:picLocks noChangeAspect="1" noChangeArrowheads="1"/>
                    </pic:cNvPicPr>
                  </pic:nvPicPr>
                  <pic:blipFill>
                    <a:blip r:embed="rId8"/>
                    <a:srcRect/>
                    <a:stretch>
                      <a:fillRect/>
                    </a:stretch>
                  </pic:blipFill>
                  <pic:spPr bwMode="auto">
                    <a:xfrm>
                      <a:off x="0" y="0"/>
                      <a:ext cx="171450" cy="123825"/>
                    </a:xfrm>
                    <a:prstGeom prst="rect">
                      <a:avLst/>
                    </a:prstGeom>
                    <a:noFill/>
                    <a:ln w="9525">
                      <a:noFill/>
                      <a:miter lim="800000"/>
                      <a:headEnd/>
                      <a:tailEnd/>
                    </a:ln>
                  </pic:spPr>
                </pic:pic>
              </a:graphicData>
            </a:graphic>
          </wp:inline>
        </w:drawing>
      </w:r>
      <w:r>
        <w:rPr>
          <w:noProof/>
          <w:lang w:bidi="sa-IN"/>
        </w:rPr>
        <w:drawing>
          <wp:inline distT="0" distB="0" distL="0" distR="0">
            <wp:extent cx="171450" cy="171450"/>
            <wp:effectExtent l="19050" t="0" r="0" b="0"/>
            <wp:docPr id="57" name="Picture 57" descr="http://img2.blogblog.com/img/icon18_edit_allbkg.gif">
              <a:hlinkClick xmlns:a="http://schemas.openxmlformats.org/drawingml/2006/main" r:id="rId100" tooltip="&quot;Edit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2.blogblog.com/img/icon18_edit_allbkg.gif">
                      <a:hlinkClick r:id="rId100" tooltip="&quot;Edit Post&quot;"/>
                    </pic:cNvPr>
                    <pic:cNvPicPr>
                      <a:picLocks noChangeAspect="1" noChangeArrowheads="1"/>
                    </pic:cNvPicPr>
                  </pic:nvPicPr>
                  <pic:blipFill>
                    <a:blip r:embed="rId10"/>
                    <a:srcRect/>
                    <a:stretch>
                      <a:fillRect/>
                    </a:stretch>
                  </pic:blipFill>
                  <pic:spPr bwMode="auto">
                    <a:xfrm>
                      <a:off x="0" y="0"/>
                      <a:ext cx="171450" cy="171450"/>
                    </a:xfrm>
                    <a:prstGeom prst="rect">
                      <a:avLst/>
                    </a:prstGeom>
                    <a:noFill/>
                    <a:ln w="9525">
                      <a:noFill/>
                      <a:miter lim="800000"/>
                      <a:headEnd/>
                      <a:tailEnd/>
                    </a:ln>
                  </pic:spPr>
                </pic:pic>
              </a:graphicData>
            </a:graphic>
          </wp:inline>
        </w:drawing>
      </w:r>
      <w:hyperlink r:id="rId101" w:anchor="links" w:history="1">
        <w:r w:rsidRPr="00EA77D9">
          <w:t>Links to this post</w:t>
        </w:r>
      </w:hyperlink>
      <w:r w:rsidRPr="00EA77D9">
        <w:t xml:space="preserve"> Categories </w:t>
      </w:r>
      <w:hyperlink r:id="rId102" w:history="1">
        <w:r w:rsidRPr="00EA77D9">
          <w:t>Landscapes</w:t>
        </w:r>
      </w:hyperlink>
      <w:r w:rsidRPr="00EA77D9">
        <w:t xml:space="preserve">, </w:t>
      </w:r>
      <w:hyperlink r:id="rId103" w:history="1">
        <w:r w:rsidRPr="00EA77D9">
          <w:t>Paddy field</w:t>
        </w:r>
      </w:hyperlink>
      <w:r w:rsidRPr="00EA77D9">
        <w:t xml:space="preserve">, </w:t>
      </w:r>
      <w:hyperlink r:id="rId104" w:history="1">
        <w:proofErr w:type="spellStart"/>
        <w:r w:rsidRPr="00EA77D9">
          <w:t>Periyar</w:t>
        </w:r>
        <w:proofErr w:type="spellEnd"/>
      </w:hyperlink>
      <w:r w:rsidRPr="00EA77D9">
        <w:t xml:space="preserve">, </w:t>
      </w:r>
      <w:hyperlink r:id="rId105" w:history="1">
        <w:r w:rsidRPr="00EA77D9">
          <w:t>Rivers</w:t>
        </w:r>
      </w:hyperlink>
      <w:r w:rsidRPr="00EA77D9">
        <w:t xml:space="preserve">, </w:t>
      </w:r>
      <w:hyperlink r:id="rId106" w:history="1">
        <w:r w:rsidRPr="00EA77D9">
          <w:t>Valley</w:t>
        </w:r>
      </w:hyperlink>
      <w:r w:rsidRPr="00EA77D9">
        <w:t xml:space="preserve"> </w:t>
      </w:r>
      <w:hyperlink r:id="rId107" w:anchor="comments" w:history="1">
        <w:r w:rsidRPr="00EA77D9">
          <w:t>0 comments</w:t>
        </w:r>
      </w:hyperlink>
      <w:r w:rsidRPr="00EA77D9">
        <w:t xml:space="preserve"> </w:t>
      </w:r>
    </w:p>
    <w:p w:rsidR="00EA77D9" w:rsidRPr="00EA77D9" w:rsidRDefault="00EA77D9" w:rsidP="00EA77D9">
      <w:r w:rsidRPr="00EA77D9">
        <w:t xml:space="preserve">Posted by Saran </w:t>
      </w:r>
    </w:p>
    <w:tbl>
      <w:tblPr>
        <w:tblW w:w="5000" w:type="pct"/>
        <w:tblCellSpacing w:w="0" w:type="dxa"/>
        <w:tblCellMar>
          <w:left w:w="0" w:type="dxa"/>
          <w:right w:w="0" w:type="dxa"/>
        </w:tblCellMar>
        <w:tblLook w:val="04A0"/>
      </w:tblPr>
      <w:tblGrid>
        <w:gridCol w:w="978"/>
        <w:gridCol w:w="8382"/>
      </w:tblGrid>
      <w:tr w:rsidR="00EA77D9" w:rsidRPr="00EA77D9" w:rsidTr="00EA77D9">
        <w:trPr>
          <w:tblCellSpacing w:w="0" w:type="dxa"/>
        </w:trPr>
        <w:tc>
          <w:tcPr>
            <w:tcW w:w="50" w:type="pct"/>
            <w:noWrap/>
            <w:hideMark/>
          </w:tcPr>
          <w:p w:rsidR="00EA77D9" w:rsidRPr="00EA77D9" w:rsidRDefault="00EA77D9" w:rsidP="00EA77D9">
            <w:r w:rsidRPr="00EA77D9">
              <w:t>Reactions: </w:t>
            </w:r>
          </w:p>
        </w:tc>
        <w:tc>
          <w:tcPr>
            <w:tcW w:w="0" w:type="auto"/>
            <w:vAlign w:val="center"/>
            <w:hideMark/>
          </w:tcPr>
          <w:p w:rsidR="00EA77D9" w:rsidRPr="00EA77D9" w:rsidRDefault="00EA77D9" w:rsidP="00EA77D9"/>
        </w:tc>
      </w:tr>
    </w:tbl>
    <w:p w:rsidR="00EA77D9" w:rsidRPr="00EA77D9" w:rsidRDefault="00EA77D9" w:rsidP="00EA77D9">
      <w:r w:rsidRPr="00EA77D9">
        <w:pict/>
      </w:r>
      <w:bookmarkStart w:id="7" w:name="3848835116679137142"/>
      <w:bookmarkEnd w:id="7"/>
      <w:r w:rsidRPr="00EA77D9">
        <w:fldChar w:fldCharType="begin"/>
      </w:r>
      <w:r w:rsidRPr="00EA77D9">
        <w:instrText xml:space="preserve"> HYPERLINK "http://sundharakeralam.blogspot.com/2009/07/neendakaraaround-bridge.html" </w:instrText>
      </w:r>
      <w:r w:rsidRPr="00EA77D9">
        <w:fldChar w:fldCharType="separate"/>
      </w:r>
      <w:proofErr w:type="spellStart"/>
      <w:r w:rsidRPr="00EA77D9">
        <w:t>Neendakara</w:t>
      </w:r>
      <w:proofErr w:type="spellEnd"/>
      <w:r w:rsidRPr="00EA77D9">
        <w:t>.......Around the bridge....</w:t>
      </w:r>
      <w:r w:rsidRPr="00EA77D9">
        <w:fldChar w:fldCharType="end"/>
      </w:r>
      <w:r w:rsidRPr="00EA77D9">
        <w:t xml:space="preserve"> </w:t>
      </w:r>
    </w:p>
    <w:p w:rsidR="00EA77D9" w:rsidRPr="00EA77D9" w:rsidRDefault="00EA77D9" w:rsidP="00EA77D9">
      <w:r>
        <w:rPr>
          <w:noProof/>
          <w:lang w:bidi="sa-IN"/>
        </w:rPr>
        <w:lastRenderedPageBreak/>
        <w:drawing>
          <wp:inline distT="0" distB="0" distL="0" distR="0">
            <wp:extent cx="3048000" cy="1695450"/>
            <wp:effectExtent l="19050" t="0" r="0" b="0"/>
            <wp:docPr id="59" name="BLOGGER_PHOTO_ID_5361203047900077090" descr="http://4.bp.blogspot.com/_kYa4ADbEv2A/SmbRxGbTXCI/AAAAAAAADNE/Gqfx7yz94Wk/s320/sakthikulangara.jp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3047900077090" descr="http://4.bp.blogspot.com/_kYa4ADbEv2A/SmbRxGbTXCI/AAAAAAAADNE/Gqfx7yz94Wk/s320/sakthikulangara.jpg">
                      <a:hlinkClick r:id="rId108"/>
                    </pic:cNvPr>
                    <pic:cNvPicPr>
                      <a:picLocks noChangeAspect="1" noChangeArrowheads="1"/>
                    </pic:cNvPicPr>
                  </pic:nvPicPr>
                  <pic:blipFill>
                    <a:blip r:embed="rId109"/>
                    <a:srcRect/>
                    <a:stretch>
                      <a:fillRect/>
                    </a:stretch>
                  </pic:blipFill>
                  <pic:spPr bwMode="auto">
                    <a:xfrm>
                      <a:off x="0" y="0"/>
                      <a:ext cx="3048000" cy="1695450"/>
                    </a:xfrm>
                    <a:prstGeom prst="rect">
                      <a:avLst/>
                    </a:prstGeom>
                    <a:noFill/>
                    <a:ln w="9525">
                      <a:noFill/>
                      <a:miter lim="800000"/>
                      <a:headEnd/>
                      <a:tailEnd/>
                    </a:ln>
                  </pic:spPr>
                </pic:pic>
              </a:graphicData>
            </a:graphic>
          </wp:inline>
        </w:drawing>
      </w:r>
      <w:r w:rsidRPr="00EA77D9">
        <w:br/>
      </w:r>
      <w:r>
        <w:rPr>
          <w:noProof/>
          <w:lang w:bidi="sa-IN"/>
        </w:rPr>
        <w:drawing>
          <wp:inline distT="0" distB="0" distL="0" distR="0">
            <wp:extent cx="3048000" cy="1905000"/>
            <wp:effectExtent l="19050" t="0" r="0" b="0"/>
            <wp:docPr id="60" name="BLOGGER_PHOTO_ID_5361203044914653074" descr="http://1.bp.blogspot.com/_kYa4ADbEv2A/SmbRw7ThZ5I/AAAAAAAADM8/IInj0xnTTvE/s320/neendakara.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3044914653074" descr="http://1.bp.blogspot.com/_kYa4ADbEv2A/SmbRw7ThZ5I/AAAAAAAADM8/IInj0xnTTvE/s320/neendakara.jpg">
                      <a:hlinkClick r:id="rId110"/>
                    </pic:cNvPr>
                    <pic:cNvPicPr>
                      <a:picLocks noChangeAspect="1" noChangeArrowheads="1"/>
                    </pic:cNvPicPr>
                  </pic:nvPicPr>
                  <pic:blipFill>
                    <a:blip r:embed="rId111"/>
                    <a:srcRect/>
                    <a:stretch>
                      <a:fillRect/>
                    </a:stretch>
                  </pic:blipFill>
                  <pic:spPr bwMode="auto">
                    <a:xfrm>
                      <a:off x="0" y="0"/>
                      <a:ext cx="3048000" cy="1905000"/>
                    </a:xfrm>
                    <a:prstGeom prst="rect">
                      <a:avLst/>
                    </a:prstGeom>
                    <a:noFill/>
                    <a:ln w="9525">
                      <a:noFill/>
                      <a:miter lim="800000"/>
                      <a:headEnd/>
                      <a:tailEnd/>
                    </a:ln>
                  </pic:spPr>
                </pic:pic>
              </a:graphicData>
            </a:graphic>
          </wp:inline>
        </w:drawing>
      </w:r>
      <w:r w:rsidRPr="00EA77D9">
        <w:br/>
      </w:r>
      <w:r>
        <w:rPr>
          <w:noProof/>
          <w:lang w:bidi="sa-IN"/>
        </w:rPr>
        <w:drawing>
          <wp:inline distT="0" distB="0" distL="0" distR="0">
            <wp:extent cx="3048000" cy="2286000"/>
            <wp:effectExtent l="19050" t="0" r="0" b="0"/>
            <wp:docPr id="61" name="BLOGGER_PHOTO_ID_5361203039122321010" descr="http://4.bp.blogspot.com/_kYa4ADbEv2A/SmbRwluhbnI/AAAAAAAADM0/SWRSj-Bm06s/s320/IMG_0394.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3039122321010" descr="http://4.bp.blogspot.com/_kYa4ADbEv2A/SmbRwluhbnI/AAAAAAAADM0/SWRSj-Bm06s/s320/IMG_0394.jpg">
                      <a:hlinkClick r:id="rId112"/>
                    </pic:cNvPr>
                    <pic:cNvPicPr>
                      <a:picLocks noChangeAspect="1" noChangeArrowheads="1"/>
                    </pic:cNvPicPr>
                  </pic:nvPicPr>
                  <pic:blipFill>
                    <a:blip r:embed="rId113"/>
                    <a:srcRect/>
                    <a:stretch>
                      <a:fillRect/>
                    </a:stretch>
                  </pic:blipFill>
                  <pic:spPr bwMode="auto">
                    <a:xfrm>
                      <a:off x="0" y="0"/>
                      <a:ext cx="3048000" cy="2286000"/>
                    </a:xfrm>
                    <a:prstGeom prst="rect">
                      <a:avLst/>
                    </a:prstGeom>
                    <a:noFill/>
                    <a:ln w="9525">
                      <a:noFill/>
                      <a:miter lim="800000"/>
                      <a:headEnd/>
                      <a:tailEnd/>
                    </a:ln>
                  </pic:spPr>
                </pic:pic>
              </a:graphicData>
            </a:graphic>
          </wp:inline>
        </w:drawing>
      </w:r>
      <w:r w:rsidRPr="00EA77D9">
        <w:br/>
      </w:r>
      <w:r>
        <w:rPr>
          <w:noProof/>
          <w:lang w:bidi="sa-IN"/>
        </w:rPr>
        <w:drawing>
          <wp:inline distT="0" distB="0" distL="0" distR="0">
            <wp:extent cx="3048000" cy="2133600"/>
            <wp:effectExtent l="19050" t="0" r="0" b="0"/>
            <wp:docPr id="62" name="BLOGGER_PHOTO_ID_5361203037329393906" descr="http://1.bp.blogspot.com/_kYa4ADbEv2A/SmbRwfDDiPI/AAAAAAAADMs/JchtjeMhY-E/s320/chavara.jp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3037329393906" descr="http://1.bp.blogspot.com/_kYa4ADbEv2A/SmbRwfDDiPI/AAAAAAAADMs/JchtjeMhY-E/s320/chavara.jpg">
                      <a:hlinkClick r:id="rId114"/>
                    </pic:cNvPr>
                    <pic:cNvPicPr>
                      <a:picLocks noChangeAspect="1" noChangeArrowheads="1"/>
                    </pic:cNvPicPr>
                  </pic:nvPicPr>
                  <pic:blipFill>
                    <a:blip r:embed="rId115"/>
                    <a:srcRect/>
                    <a:stretch>
                      <a:fillRect/>
                    </a:stretch>
                  </pic:blipFill>
                  <pic:spPr bwMode="auto">
                    <a:xfrm>
                      <a:off x="0" y="0"/>
                      <a:ext cx="3048000" cy="2133600"/>
                    </a:xfrm>
                    <a:prstGeom prst="rect">
                      <a:avLst/>
                    </a:prstGeom>
                    <a:noFill/>
                    <a:ln w="9525">
                      <a:noFill/>
                      <a:miter lim="800000"/>
                      <a:headEnd/>
                      <a:tailEnd/>
                    </a:ln>
                  </pic:spPr>
                </pic:pic>
              </a:graphicData>
            </a:graphic>
          </wp:inline>
        </w:drawing>
      </w:r>
      <w:r w:rsidRPr="00EA77D9">
        <w:br/>
      </w:r>
      <w:proofErr w:type="spellStart"/>
      <w:r w:rsidRPr="00EA77D9">
        <w:lastRenderedPageBreak/>
        <w:t>Neendakara</w:t>
      </w:r>
      <w:proofErr w:type="spellEnd"/>
      <w:r w:rsidRPr="00EA77D9">
        <w:t xml:space="preserve">, a village 8 km north of </w:t>
      </w:r>
      <w:hyperlink r:id="rId116" w:history="1">
        <w:proofErr w:type="spellStart"/>
        <w:r w:rsidRPr="00EA77D9">
          <w:t>Kollam</w:t>
        </w:r>
        <w:proofErr w:type="spellEnd"/>
      </w:hyperlink>
      <w:r w:rsidRPr="00EA77D9">
        <w:t xml:space="preserve">, thrives in fishing. It is the headquarters of the Indo-Norwegian fisheries community project established in 1953. The boat building yard at </w:t>
      </w:r>
      <w:proofErr w:type="spellStart"/>
      <w:r w:rsidRPr="00EA77D9">
        <w:t>Sakthikulangara</w:t>
      </w:r>
      <w:proofErr w:type="spellEnd"/>
      <w:r w:rsidRPr="00EA77D9">
        <w:t xml:space="preserve">, the Fishermen Training Institute, the ice factory and the refrigeration plant comes under this project. Steps are initiated by the Government for establishing a fishing harbor at </w:t>
      </w:r>
      <w:proofErr w:type="spellStart"/>
      <w:r w:rsidRPr="00EA77D9">
        <w:t>Neendakara</w:t>
      </w:r>
      <w:proofErr w:type="spellEnd"/>
      <w:r w:rsidRPr="00EA77D9">
        <w:t xml:space="preserve">, after considering the unique location and infrastructure available. </w:t>
      </w:r>
    </w:p>
    <w:p w:rsidR="00EA77D9" w:rsidRPr="00EA77D9" w:rsidRDefault="00EA77D9" w:rsidP="00EA77D9">
      <w:proofErr w:type="spellStart"/>
      <w:r w:rsidRPr="00EA77D9">
        <w:t>Neendakara</w:t>
      </w:r>
      <w:proofErr w:type="spellEnd"/>
      <w:r w:rsidRPr="00EA77D9">
        <w:t xml:space="preserve"> Port serves as the intermediary port of </w:t>
      </w:r>
      <w:hyperlink r:id="rId117" w:history="1">
        <w:proofErr w:type="spellStart"/>
        <w:r w:rsidRPr="00EA77D9">
          <w:t>Kollam</w:t>
        </w:r>
        <w:proofErr w:type="spellEnd"/>
        <w:r w:rsidRPr="00EA77D9">
          <w:t xml:space="preserve"> District</w:t>
        </w:r>
      </w:hyperlink>
      <w:r w:rsidRPr="00EA77D9">
        <w:t xml:space="preserve"> and acts as an important hub of fishing activities. </w:t>
      </w:r>
      <w:proofErr w:type="spellStart"/>
      <w:r w:rsidRPr="00EA77D9">
        <w:t>Neendakara</w:t>
      </w:r>
      <w:proofErr w:type="spellEnd"/>
      <w:r w:rsidRPr="00EA77D9">
        <w:t xml:space="preserve"> Bridge is a famous traveling point, standing on which the stretching backwaters can be seen.</w:t>
      </w:r>
    </w:p>
    <w:p w:rsidR="00EA77D9" w:rsidRPr="00EA77D9" w:rsidRDefault="00EA77D9" w:rsidP="00EA77D9">
      <w:proofErr w:type="spellStart"/>
      <w:r w:rsidRPr="00EA77D9">
        <w:t>Neendakara</w:t>
      </w:r>
      <w:proofErr w:type="spellEnd"/>
      <w:r w:rsidRPr="00EA77D9">
        <w:t xml:space="preserve"> lies on the </w:t>
      </w:r>
      <w:hyperlink r:id="rId118" w:history="1">
        <w:r w:rsidRPr="00EA77D9">
          <w:t>National Highway 47</w:t>
        </w:r>
      </w:hyperlink>
      <w:r w:rsidRPr="00EA77D9">
        <w:t xml:space="preserve"> and the towns of </w:t>
      </w:r>
      <w:proofErr w:type="spellStart"/>
      <w:r w:rsidRPr="00EA77D9">
        <w:t>Karunagapally</w:t>
      </w:r>
      <w:proofErr w:type="spellEnd"/>
      <w:r w:rsidRPr="00EA77D9">
        <w:t xml:space="preserve"> (20 km) and </w:t>
      </w:r>
      <w:hyperlink r:id="rId119" w:history="1">
        <w:proofErr w:type="spellStart"/>
        <w:r w:rsidRPr="00EA77D9">
          <w:t>Kayamkulam</w:t>
        </w:r>
        <w:proofErr w:type="spellEnd"/>
      </w:hyperlink>
      <w:r w:rsidRPr="00EA77D9">
        <w:t xml:space="preserve"> (35 km) are north of </w:t>
      </w:r>
      <w:proofErr w:type="spellStart"/>
      <w:r w:rsidRPr="00EA77D9">
        <w:t>Neendakara</w:t>
      </w:r>
      <w:proofErr w:type="spellEnd"/>
      <w:r w:rsidRPr="00EA77D9">
        <w:t xml:space="preserve">. Inland water navigation is also possible from </w:t>
      </w:r>
      <w:proofErr w:type="spellStart"/>
      <w:r w:rsidRPr="00EA77D9">
        <w:t>Neendakara</w:t>
      </w:r>
      <w:proofErr w:type="spellEnd"/>
      <w:r w:rsidRPr="00EA77D9">
        <w:t>.</w:t>
      </w:r>
    </w:p>
    <w:p w:rsidR="00EA77D9" w:rsidRPr="00EA77D9" w:rsidRDefault="00EA77D9" w:rsidP="00EA77D9"/>
    <w:p w:rsidR="00EA77D9" w:rsidRPr="00EA77D9" w:rsidRDefault="00EA77D9" w:rsidP="00EA77D9"/>
    <w:p w:rsidR="00EA77D9" w:rsidRPr="00EA77D9" w:rsidRDefault="00EA77D9" w:rsidP="00EA77D9">
      <w:r>
        <w:rPr>
          <w:noProof/>
          <w:lang w:bidi="sa-IN"/>
        </w:rPr>
        <w:drawing>
          <wp:inline distT="0" distB="0" distL="0" distR="0">
            <wp:extent cx="171450" cy="123825"/>
            <wp:effectExtent l="19050" t="0" r="0" b="0"/>
            <wp:docPr id="63" name="Picture 63" descr="http://img1.blogblog.com/img/icon18_email.gif">
              <a:hlinkClick xmlns:a="http://schemas.openxmlformats.org/drawingml/2006/main" r:id="rId12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1.blogblog.com/img/icon18_email.gif">
                      <a:hlinkClick r:id="rId120" tooltip="&quot;Email Post&quot;"/>
                    </pic:cNvPr>
                    <pic:cNvPicPr>
                      <a:picLocks noChangeAspect="1" noChangeArrowheads="1"/>
                    </pic:cNvPicPr>
                  </pic:nvPicPr>
                  <pic:blipFill>
                    <a:blip r:embed="rId8"/>
                    <a:srcRect/>
                    <a:stretch>
                      <a:fillRect/>
                    </a:stretch>
                  </pic:blipFill>
                  <pic:spPr bwMode="auto">
                    <a:xfrm>
                      <a:off x="0" y="0"/>
                      <a:ext cx="171450" cy="123825"/>
                    </a:xfrm>
                    <a:prstGeom prst="rect">
                      <a:avLst/>
                    </a:prstGeom>
                    <a:noFill/>
                    <a:ln w="9525">
                      <a:noFill/>
                      <a:miter lim="800000"/>
                      <a:headEnd/>
                      <a:tailEnd/>
                    </a:ln>
                  </pic:spPr>
                </pic:pic>
              </a:graphicData>
            </a:graphic>
          </wp:inline>
        </w:drawing>
      </w:r>
      <w:r>
        <w:rPr>
          <w:noProof/>
          <w:lang w:bidi="sa-IN"/>
        </w:rPr>
        <w:drawing>
          <wp:inline distT="0" distB="0" distL="0" distR="0">
            <wp:extent cx="171450" cy="171450"/>
            <wp:effectExtent l="19050" t="0" r="0" b="0"/>
            <wp:docPr id="64" name="Picture 64" descr="http://img2.blogblog.com/img/icon18_edit_allbkg.gif">
              <a:hlinkClick xmlns:a="http://schemas.openxmlformats.org/drawingml/2006/main" r:id="rId121" tooltip="&quot;Edit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2.blogblog.com/img/icon18_edit_allbkg.gif">
                      <a:hlinkClick r:id="rId121" tooltip="&quot;Edit Post&quot;"/>
                    </pic:cNvPr>
                    <pic:cNvPicPr>
                      <a:picLocks noChangeAspect="1" noChangeArrowheads="1"/>
                    </pic:cNvPicPr>
                  </pic:nvPicPr>
                  <pic:blipFill>
                    <a:blip r:embed="rId10"/>
                    <a:srcRect/>
                    <a:stretch>
                      <a:fillRect/>
                    </a:stretch>
                  </pic:blipFill>
                  <pic:spPr bwMode="auto">
                    <a:xfrm>
                      <a:off x="0" y="0"/>
                      <a:ext cx="171450" cy="171450"/>
                    </a:xfrm>
                    <a:prstGeom prst="rect">
                      <a:avLst/>
                    </a:prstGeom>
                    <a:noFill/>
                    <a:ln w="9525">
                      <a:noFill/>
                      <a:miter lim="800000"/>
                      <a:headEnd/>
                      <a:tailEnd/>
                    </a:ln>
                  </pic:spPr>
                </pic:pic>
              </a:graphicData>
            </a:graphic>
          </wp:inline>
        </w:drawing>
      </w:r>
      <w:hyperlink r:id="rId122" w:anchor="links" w:history="1">
        <w:r w:rsidRPr="00EA77D9">
          <w:t>Links to this post</w:t>
        </w:r>
      </w:hyperlink>
      <w:r w:rsidRPr="00EA77D9">
        <w:t xml:space="preserve"> Categories </w:t>
      </w:r>
      <w:hyperlink r:id="rId123" w:history="1">
        <w:proofErr w:type="spellStart"/>
        <w:r w:rsidRPr="00EA77D9">
          <w:t>Chavara</w:t>
        </w:r>
        <w:proofErr w:type="spellEnd"/>
      </w:hyperlink>
      <w:r w:rsidRPr="00EA77D9">
        <w:t xml:space="preserve">, </w:t>
      </w:r>
      <w:hyperlink r:id="rId124" w:history="1">
        <w:r w:rsidRPr="00EA77D9">
          <w:t>Rivers</w:t>
        </w:r>
      </w:hyperlink>
      <w:r w:rsidRPr="00EA77D9">
        <w:t xml:space="preserve"> </w:t>
      </w:r>
      <w:hyperlink r:id="rId125" w:anchor="comments" w:history="1">
        <w:r w:rsidRPr="00EA77D9">
          <w:t>0 comments</w:t>
        </w:r>
      </w:hyperlink>
      <w:r w:rsidRPr="00EA77D9">
        <w:t xml:space="preserve"> </w:t>
      </w:r>
    </w:p>
    <w:p w:rsidR="00EA77D9" w:rsidRPr="00EA77D9" w:rsidRDefault="00EA77D9" w:rsidP="00EA77D9">
      <w:r w:rsidRPr="00EA77D9">
        <w:t xml:space="preserve">Posted by Saran </w:t>
      </w:r>
    </w:p>
    <w:tbl>
      <w:tblPr>
        <w:tblW w:w="5000" w:type="pct"/>
        <w:tblCellSpacing w:w="0" w:type="dxa"/>
        <w:tblCellMar>
          <w:left w:w="0" w:type="dxa"/>
          <w:right w:w="0" w:type="dxa"/>
        </w:tblCellMar>
        <w:tblLook w:val="04A0"/>
      </w:tblPr>
      <w:tblGrid>
        <w:gridCol w:w="978"/>
        <w:gridCol w:w="8382"/>
      </w:tblGrid>
      <w:tr w:rsidR="00EA77D9" w:rsidRPr="00EA77D9" w:rsidTr="00EA77D9">
        <w:trPr>
          <w:tblCellSpacing w:w="0" w:type="dxa"/>
        </w:trPr>
        <w:tc>
          <w:tcPr>
            <w:tcW w:w="50" w:type="pct"/>
            <w:noWrap/>
            <w:hideMark/>
          </w:tcPr>
          <w:p w:rsidR="00EA77D9" w:rsidRPr="00EA77D9" w:rsidRDefault="00EA77D9" w:rsidP="00EA77D9">
            <w:r w:rsidRPr="00EA77D9">
              <w:t>Reactions: </w:t>
            </w:r>
          </w:p>
        </w:tc>
        <w:tc>
          <w:tcPr>
            <w:tcW w:w="0" w:type="auto"/>
            <w:vAlign w:val="center"/>
            <w:hideMark/>
          </w:tcPr>
          <w:p w:rsidR="00EA77D9" w:rsidRPr="00EA77D9" w:rsidRDefault="00EA77D9" w:rsidP="00EA77D9"/>
        </w:tc>
      </w:tr>
    </w:tbl>
    <w:p w:rsidR="00EA77D9" w:rsidRPr="00EA77D9" w:rsidRDefault="00EA77D9" w:rsidP="00EA77D9">
      <w:r w:rsidRPr="00EA77D9">
        <w:pict/>
      </w:r>
      <w:bookmarkStart w:id="8" w:name="8378539306412484265"/>
      <w:bookmarkEnd w:id="8"/>
      <w:r w:rsidRPr="00EA77D9">
        <w:fldChar w:fldCharType="begin"/>
      </w:r>
      <w:r w:rsidRPr="00EA77D9">
        <w:instrText xml:space="preserve"> HYPERLINK "http://sundharakeralam.blogspot.com/2009/07/wayand-dams-n-valleys.html" </w:instrText>
      </w:r>
      <w:r w:rsidRPr="00EA77D9">
        <w:fldChar w:fldCharType="separate"/>
      </w:r>
      <w:proofErr w:type="spellStart"/>
      <w:r w:rsidRPr="00EA77D9">
        <w:t>Wayand</w:t>
      </w:r>
      <w:proofErr w:type="spellEnd"/>
      <w:r w:rsidRPr="00EA77D9">
        <w:t xml:space="preserve"> dams n valleys.........</w:t>
      </w:r>
      <w:r w:rsidRPr="00EA77D9">
        <w:fldChar w:fldCharType="end"/>
      </w:r>
      <w:r w:rsidRPr="00EA77D9">
        <w:t xml:space="preserve"> </w:t>
      </w:r>
    </w:p>
    <w:p w:rsidR="00EA77D9" w:rsidRPr="00EA77D9" w:rsidRDefault="00EA77D9" w:rsidP="00EA77D9">
      <w:r>
        <w:rPr>
          <w:noProof/>
          <w:lang w:bidi="sa-IN"/>
        </w:rPr>
        <w:drawing>
          <wp:inline distT="0" distB="0" distL="0" distR="0">
            <wp:extent cx="3048000" cy="1714500"/>
            <wp:effectExtent l="19050" t="0" r="0" b="0"/>
            <wp:docPr id="66" name="BLOGGER_PHOTO_ID_5361201929059918978" descr="http://1.bp.blogspot.com/_kYa4ADbEv2A/SmbQv-bBZII/AAAAAAAADMk/oekGNSaPTC4/s320/valley+idukki.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1929059918978" descr="http://1.bp.blogspot.com/_kYa4ADbEv2A/SmbQv-bBZII/AAAAAAAADMk/oekGNSaPTC4/s320/valley+idukki.jpg">
                      <a:hlinkClick r:id="rId126"/>
                    </pic:cNvPr>
                    <pic:cNvPicPr>
                      <a:picLocks noChangeAspect="1" noChangeArrowheads="1"/>
                    </pic:cNvPicPr>
                  </pic:nvPicPr>
                  <pic:blipFill>
                    <a:blip r:embed="rId127"/>
                    <a:srcRect/>
                    <a:stretch>
                      <a:fillRect/>
                    </a:stretch>
                  </pic:blipFill>
                  <pic:spPr bwMode="auto">
                    <a:xfrm>
                      <a:off x="0" y="0"/>
                      <a:ext cx="3048000" cy="1714500"/>
                    </a:xfrm>
                    <a:prstGeom prst="rect">
                      <a:avLst/>
                    </a:prstGeom>
                    <a:noFill/>
                    <a:ln w="9525">
                      <a:noFill/>
                      <a:miter lim="800000"/>
                      <a:headEnd/>
                      <a:tailEnd/>
                    </a:ln>
                  </pic:spPr>
                </pic:pic>
              </a:graphicData>
            </a:graphic>
          </wp:inline>
        </w:drawing>
      </w:r>
      <w:r w:rsidRPr="00EA77D9">
        <w:br/>
      </w:r>
      <w:r>
        <w:rPr>
          <w:noProof/>
          <w:lang w:bidi="sa-IN"/>
        </w:rPr>
        <w:drawing>
          <wp:inline distT="0" distB="0" distL="0" distR="0">
            <wp:extent cx="3048000" cy="2000250"/>
            <wp:effectExtent l="19050" t="0" r="0" b="0"/>
            <wp:docPr id="67" name="BLOGGER_PHOTO_ID_5361201924255699602" descr="http://1.bp.blogspot.com/_kYa4ADbEv2A/SmbQvshm0pI/AAAAAAAADMc/EMkKQpqilbg/s320/idukku+hills.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1924255699602" descr="http://1.bp.blogspot.com/_kYa4ADbEv2A/SmbQvshm0pI/AAAAAAAADMc/EMkKQpqilbg/s320/idukku+hills.jpg">
                      <a:hlinkClick r:id="rId128"/>
                    </pic:cNvPr>
                    <pic:cNvPicPr>
                      <a:picLocks noChangeAspect="1" noChangeArrowheads="1"/>
                    </pic:cNvPicPr>
                  </pic:nvPicPr>
                  <pic:blipFill>
                    <a:blip r:embed="rId129"/>
                    <a:srcRect/>
                    <a:stretch>
                      <a:fillRect/>
                    </a:stretch>
                  </pic:blipFill>
                  <pic:spPr bwMode="auto">
                    <a:xfrm>
                      <a:off x="0" y="0"/>
                      <a:ext cx="3048000" cy="2000250"/>
                    </a:xfrm>
                    <a:prstGeom prst="rect">
                      <a:avLst/>
                    </a:prstGeom>
                    <a:noFill/>
                    <a:ln w="9525">
                      <a:noFill/>
                      <a:miter lim="800000"/>
                      <a:headEnd/>
                      <a:tailEnd/>
                    </a:ln>
                  </pic:spPr>
                </pic:pic>
              </a:graphicData>
            </a:graphic>
          </wp:inline>
        </w:drawing>
      </w:r>
      <w:r w:rsidRPr="00EA77D9">
        <w:br/>
      </w:r>
      <w:r>
        <w:rPr>
          <w:noProof/>
          <w:lang w:bidi="sa-IN"/>
        </w:rPr>
        <w:lastRenderedPageBreak/>
        <w:drawing>
          <wp:inline distT="0" distB="0" distL="0" distR="0">
            <wp:extent cx="3048000" cy="1714500"/>
            <wp:effectExtent l="19050" t="0" r="0" b="0"/>
            <wp:docPr id="68" name="BLOGGER_PHOTO_ID_5361201920199820322" descr="http://1.bp.blogspot.com/_kYa4ADbEv2A/SmbQvdanBCI/AAAAAAAADMU/wWptt0IrLwI/s320/idukki+dam.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61201920199820322" descr="http://1.bp.blogspot.com/_kYa4ADbEv2A/SmbQvdanBCI/AAAAAAAADMU/wWptt0IrLwI/s320/idukki+dam.jpg">
                      <a:hlinkClick r:id="rId130"/>
                    </pic:cNvPr>
                    <pic:cNvPicPr>
                      <a:picLocks noChangeAspect="1" noChangeArrowheads="1"/>
                    </pic:cNvPicPr>
                  </pic:nvPicPr>
                  <pic:blipFill>
                    <a:blip r:embed="rId131"/>
                    <a:srcRect/>
                    <a:stretch>
                      <a:fillRect/>
                    </a:stretch>
                  </pic:blipFill>
                  <pic:spPr bwMode="auto">
                    <a:xfrm>
                      <a:off x="0" y="0"/>
                      <a:ext cx="3048000" cy="1714500"/>
                    </a:xfrm>
                    <a:prstGeom prst="rect">
                      <a:avLst/>
                    </a:prstGeom>
                    <a:noFill/>
                    <a:ln w="9525">
                      <a:noFill/>
                      <a:miter lim="800000"/>
                      <a:headEnd/>
                      <a:tailEnd/>
                    </a:ln>
                  </pic:spPr>
                </pic:pic>
              </a:graphicData>
            </a:graphic>
          </wp:inline>
        </w:drawing>
      </w:r>
      <w:r w:rsidRPr="00EA77D9">
        <w:br/>
        <w:t xml:space="preserve">In a world of sound and fury signifying nothing, an escape to some lively, green, soothing experiences will be quite refreshing as well as rejuvenating. As your vehicle enters </w:t>
      </w:r>
      <w:proofErr w:type="spellStart"/>
      <w:r w:rsidRPr="00EA77D9">
        <w:t>Wayanad</w:t>
      </w:r>
      <w:proofErr w:type="spellEnd"/>
      <w:r w:rsidRPr="00EA77D9">
        <w:t xml:space="preserve">, the evergreen, idyllic, charming hill district of Kerala, you will be convinced that you have chosen the right place. Located at an altitude ranging from 700 to 2,100 </w:t>
      </w:r>
      <w:proofErr w:type="spellStart"/>
      <w:r w:rsidRPr="00EA77D9">
        <w:t>metres</w:t>
      </w:r>
      <w:proofErr w:type="spellEnd"/>
      <w:r w:rsidRPr="00EA77D9">
        <w:t xml:space="preserve"> above sea level, </w:t>
      </w:r>
      <w:proofErr w:type="spellStart"/>
      <w:r w:rsidRPr="00EA77D9">
        <w:t>Wayanad</w:t>
      </w:r>
      <w:proofErr w:type="spellEnd"/>
      <w:r w:rsidRPr="00EA77D9">
        <w:t xml:space="preserve"> has subtropical savannas, evergreen verdant spice plantations and rolling paddy fields.</w:t>
      </w:r>
      <w:r w:rsidRPr="00EA77D9">
        <w:br/>
      </w:r>
      <w:r w:rsidRPr="00EA77D9">
        <w:br/>
        <w:t xml:space="preserve">This time, let us have a trip to some of the aqua tourism destinations of </w:t>
      </w:r>
      <w:proofErr w:type="spellStart"/>
      <w:r w:rsidRPr="00EA77D9">
        <w:t>Wayanad</w:t>
      </w:r>
      <w:proofErr w:type="spellEnd"/>
      <w:r w:rsidRPr="00EA77D9">
        <w:t xml:space="preserve">. </w:t>
      </w:r>
      <w:proofErr w:type="spellStart"/>
      <w:r w:rsidRPr="00EA77D9">
        <w:t>Kalpetta</w:t>
      </w:r>
      <w:proofErr w:type="spellEnd"/>
      <w:r w:rsidRPr="00EA77D9">
        <w:t xml:space="preserve">, the district headquarters of </w:t>
      </w:r>
      <w:proofErr w:type="spellStart"/>
      <w:r w:rsidRPr="00EA77D9">
        <w:t>Wayanad</w:t>
      </w:r>
      <w:proofErr w:type="spellEnd"/>
      <w:r w:rsidRPr="00EA77D9">
        <w:t xml:space="preserve"> is the most convenient and comfortable place to stay back and explore these destinations. If you come via Kozhikode, passing </w:t>
      </w:r>
      <w:proofErr w:type="spellStart"/>
      <w:r w:rsidRPr="00EA77D9">
        <w:t>Thamarassery</w:t>
      </w:r>
      <w:proofErr w:type="spellEnd"/>
      <w:r w:rsidRPr="00EA77D9">
        <w:t xml:space="preserve"> </w:t>
      </w:r>
      <w:proofErr w:type="spellStart"/>
      <w:r w:rsidRPr="00EA77D9">
        <w:t>churam</w:t>
      </w:r>
      <w:proofErr w:type="spellEnd"/>
      <w:r w:rsidRPr="00EA77D9">
        <w:t xml:space="preserve">, the mountain path, drive 12 more kilometers to reach </w:t>
      </w:r>
      <w:proofErr w:type="spellStart"/>
      <w:r w:rsidRPr="00EA77D9">
        <w:t>Kalpetta</w:t>
      </w:r>
      <w:proofErr w:type="spellEnd"/>
      <w:r w:rsidRPr="00EA77D9">
        <w:t xml:space="preserve">. This is one of the major towns in </w:t>
      </w:r>
      <w:proofErr w:type="spellStart"/>
      <w:r w:rsidRPr="00EA77D9">
        <w:t>Wayanad</w:t>
      </w:r>
      <w:proofErr w:type="spellEnd"/>
      <w:r w:rsidRPr="00EA77D9">
        <w:t xml:space="preserve">, the others being </w:t>
      </w:r>
      <w:proofErr w:type="spellStart"/>
      <w:r w:rsidRPr="00EA77D9">
        <w:t>Mananthavady</w:t>
      </w:r>
      <w:proofErr w:type="spellEnd"/>
      <w:r w:rsidRPr="00EA77D9">
        <w:t xml:space="preserve"> and Sultan </w:t>
      </w:r>
      <w:proofErr w:type="spellStart"/>
      <w:r w:rsidRPr="00EA77D9">
        <w:t>Bathery</w:t>
      </w:r>
      <w:proofErr w:type="spellEnd"/>
      <w:r w:rsidRPr="00EA77D9">
        <w:t xml:space="preserve">. Abundant in tea and coffee plantations, </w:t>
      </w:r>
      <w:proofErr w:type="spellStart"/>
      <w:r w:rsidRPr="00EA77D9">
        <w:t>Kalpetta</w:t>
      </w:r>
      <w:proofErr w:type="spellEnd"/>
      <w:r w:rsidRPr="00EA77D9">
        <w:t xml:space="preserve"> offers good accommodation facilities as well.</w:t>
      </w:r>
      <w:r w:rsidRPr="00EA77D9">
        <w:br/>
      </w:r>
      <w:r w:rsidRPr="00EA77D9">
        <w:br/>
        <w:t xml:space="preserve">Travelling 15 kilometers from </w:t>
      </w:r>
      <w:proofErr w:type="spellStart"/>
      <w:r w:rsidRPr="00EA77D9">
        <w:t>Kalpetta</w:t>
      </w:r>
      <w:proofErr w:type="spellEnd"/>
      <w:r w:rsidRPr="00EA77D9">
        <w:t xml:space="preserve">, you will reach </w:t>
      </w:r>
      <w:proofErr w:type="spellStart"/>
      <w:r w:rsidRPr="00EA77D9">
        <w:t>Pookkot</w:t>
      </w:r>
      <w:proofErr w:type="spellEnd"/>
      <w:r w:rsidRPr="00EA77D9">
        <w:t xml:space="preserve"> Lake, a perennial fresh water lake, nestled among wooded hills. You can explore this vast, blue lake better in motor boats, with feasting eyes on the lush green vegetation on the shores. There are also an aquarium and a spice emporium to drop by.</w:t>
      </w:r>
      <w:r w:rsidRPr="00EA77D9">
        <w:br/>
      </w:r>
      <w:r w:rsidRPr="00EA77D9">
        <w:br/>
        <w:t xml:space="preserve">Another attraction is located 23 kilometers away from </w:t>
      </w:r>
      <w:proofErr w:type="spellStart"/>
      <w:r w:rsidRPr="00EA77D9">
        <w:t>Kalpetta</w:t>
      </w:r>
      <w:proofErr w:type="spellEnd"/>
      <w:r w:rsidRPr="00EA77D9">
        <w:t xml:space="preserve">. It is Sentinel Rock Waterfalls, locally known as </w:t>
      </w:r>
      <w:proofErr w:type="spellStart"/>
      <w:r w:rsidRPr="00EA77D9">
        <w:t>Soochippara</w:t>
      </w:r>
      <w:proofErr w:type="spellEnd"/>
      <w:r w:rsidRPr="00EA77D9">
        <w:t xml:space="preserve">. Set at the backdrop of the dense forest, this beautiful waterfall forms a pool at the foot, where you can have a quick dip. If you </w:t>
      </w:r>
      <w:proofErr w:type="spellStart"/>
      <w:r w:rsidRPr="00EA77D9">
        <w:t>don</w:t>
      </w:r>
      <w:proofErr w:type="gramStart"/>
      <w:r w:rsidRPr="00EA77D9">
        <w:t>?t</w:t>
      </w:r>
      <w:proofErr w:type="spellEnd"/>
      <w:proofErr w:type="gramEnd"/>
      <w:r w:rsidRPr="00EA77D9">
        <w:t xml:space="preserve"> feel like, it is all right, relax a little, feeling the small droplets of water caressing your body and cooling your mind.</w:t>
      </w:r>
      <w:r w:rsidRPr="00EA77D9">
        <w:br/>
      </w:r>
      <w:r w:rsidRPr="00EA77D9">
        <w:br/>
        <w:t xml:space="preserve">If you feel the sound of the cascades is haunting you, have a trip to </w:t>
      </w:r>
      <w:proofErr w:type="spellStart"/>
      <w:r w:rsidRPr="00EA77D9">
        <w:t>Kanthanpara</w:t>
      </w:r>
      <w:proofErr w:type="spellEnd"/>
      <w:r w:rsidRPr="00EA77D9">
        <w:t xml:space="preserve"> waterfalls, just 22 kilometers from </w:t>
      </w:r>
      <w:proofErr w:type="spellStart"/>
      <w:r w:rsidRPr="00EA77D9">
        <w:t>Kalpetta</w:t>
      </w:r>
      <w:proofErr w:type="spellEnd"/>
      <w:r w:rsidRPr="00EA77D9">
        <w:t xml:space="preserve">. The 30 meter high waterfalls can ideally be </w:t>
      </w:r>
      <w:proofErr w:type="gramStart"/>
      <w:r w:rsidRPr="00EA77D9">
        <w:t>called ?</w:t>
      </w:r>
      <w:proofErr w:type="gramEnd"/>
      <w:r w:rsidRPr="00EA77D9">
        <w:t>picturesque?. You seldom expect such a visual wonder in the heart of the thick forest.</w:t>
      </w:r>
      <w:r w:rsidRPr="00EA77D9">
        <w:br/>
      </w:r>
      <w:r w:rsidRPr="00EA77D9">
        <w:br/>
        <w:t xml:space="preserve">When you return, feeling the caressing wind of </w:t>
      </w:r>
      <w:proofErr w:type="spellStart"/>
      <w:r w:rsidRPr="00EA77D9">
        <w:t>Wayanad</w:t>
      </w:r>
      <w:proofErr w:type="spellEnd"/>
      <w:r w:rsidRPr="00EA77D9">
        <w:t xml:space="preserve"> inviting you back to its lap, keep with you the solacing, intimate experience with nature. Cherish the pleasant poised moments... ask, how long? Of course, until you come back, to explore the remaining wonders of this land.</w:t>
      </w:r>
    </w:p>
    <w:p w:rsidR="00EA77D9" w:rsidRPr="00EA77D9" w:rsidRDefault="00EA77D9" w:rsidP="00EA77D9"/>
    <w:p w:rsidR="00EA77D9" w:rsidRPr="00EA77D9" w:rsidRDefault="00EA77D9" w:rsidP="00EA77D9">
      <w:r>
        <w:rPr>
          <w:noProof/>
          <w:lang w:bidi="sa-IN"/>
        </w:rPr>
        <w:lastRenderedPageBreak/>
        <w:drawing>
          <wp:inline distT="0" distB="0" distL="0" distR="0">
            <wp:extent cx="171450" cy="123825"/>
            <wp:effectExtent l="19050" t="0" r="0" b="0"/>
            <wp:docPr id="69" name="Picture 69" descr="http://img1.blogblog.com/img/icon18_email.gif">
              <a:hlinkClick xmlns:a="http://schemas.openxmlformats.org/drawingml/2006/main" r:id="rId132"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1.blogblog.com/img/icon18_email.gif">
                      <a:hlinkClick r:id="rId132" tooltip="&quot;Email Post&quot;"/>
                    </pic:cNvPr>
                    <pic:cNvPicPr>
                      <a:picLocks noChangeAspect="1" noChangeArrowheads="1"/>
                    </pic:cNvPicPr>
                  </pic:nvPicPr>
                  <pic:blipFill>
                    <a:blip r:embed="rId8"/>
                    <a:srcRect/>
                    <a:stretch>
                      <a:fillRect/>
                    </a:stretch>
                  </pic:blipFill>
                  <pic:spPr bwMode="auto">
                    <a:xfrm>
                      <a:off x="0" y="0"/>
                      <a:ext cx="171450" cy="123825"/>
                    </a:xfrm>
                    <a:prstGeom prst="rect">
                      <a:avLst/>
                    </a:prstGeom>
                    <a:noFill/>
                    <a:ln w="9525">
                      <a:noFill/>
                      <a:miter lim="800000"/>
                      <a:headEnd/>
                      <a:tailEnd/>
                    </a:ln>
                  </pic:spPr>
                </pic:pic>
              </a:graphicData>
            </a:graphic>
          </wp:inline>
        </w:drawing>
      </w:r>
      <w:r>
        <w:rPr>
          <w:noProof/>
          <w:lang w:bidi="sa-IN"/>
        </w:rPr>
        <w:drawing>
          <wp:inline distT="0" distB="0" distL="0" distR="0">
            <wp:extent cx="171450" cy="171450"/>
            <wp:effectExtent l="19050" t="0" r="0" b="0"/>
            <wp:docPr id="70" name="Picture 70" descr="http://img2.blogblog.com/img/icon18_edit_allbkg.gif">
              <a:hlinkClick xmlns:a="http://schemas.openxmlformats.org/drawingml/2006/main" r:id="rId133" tooltip="&quot;Edit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2.blogblog.com/img/icon18_edit_allbkg.gif">
                      <a:hlinkClick r:id="rId133" tooltip="&quot;Edit Post&quot;"/>
                    </pic:cNvPr>
                    <pic:cNvPicPr>
                      <a:picLocks noChangeAspect="1" noChangeArrowheads="1"/>
                    </pic:cNvPicPr>
                  </pic:nvPicPr>
                  <pic:blipFill>
                    <a:blip r:embed="rId10"/>
                    <a:srcRect/>
                    <a:stretch>
                      <a:fillRect/>
                    </a:stretch>
                  </pic:blipFill>
                  <pic:spPr bwMode="auto">
                    <a:xfrm>
                      <a:off x="0" y="0"/>
                      <a:ext cx="171450" cy="171450"/>
                    </a:xfrm>
                    <a:prstGeom prst="rect">
                      <a:avLst/>
                    </a:prstGeom>
                    <a:noFill/>
                    <a:ln w="9525">
                      <a:noFill/>
                      <a:miter lim="800000"/>
                      <a:headEnd/>
                      <a:tailEnd/>
                    </a:ln>
                  </pic:spPr>
                </pic:pic>
              </a:graphicData>
            </a:graphic>
          </wp:inline>
        </w:drawing>
      </w:r>
      <w:hyperlink r:id="rId134" w:anchor="links" w:history="1">
        <w:r w:rsidRPr="00EA77D9">
          <w:t>Links to this post</w:t>
        </w:r>
      </w:hyperlink>
      <w:r w:rsidRPr="00EA77D9">
        <w:t xml:space="preserve"> Categories </w:t>
      </w:r>
      <w:hyperlink r:id="rId135" w:history="1">
        <w:r w:rsidRPr="00EA77D9">
          <w:t>Dam</w:t>
        </w:r>
      </w:hyperlink>
      <w:r w:rsidRPr="00EA77D9">
        <w:t xml:space="preserve">, </w:t>
      </w:r>
      <w:hyperlink r:id="rId136" w:history="1">
        <w:proofErr w:type="spellStart"/>
        <w:r w:rsidRPr="00EA77D9">
          <w:t>Wayanad</w:t>
        </w:r>
        <w:proofErr w:type="spellEnd"/>
      </w:hyperlink>
      <w:r w:rsidRPr="00EA77D9">
        <w:t xml:space="preserve"> </w:t>
      </w:r>
      <w:hyperlink r:id="rId137" w:anchor="comments" w:history="1">
        <w:r w:rsidRPr="00EA77D9">
          <w:t>0 comments</w:t>
        </w:r>
      </w:hyperlink>
      <w:r w:rsidRPr="00EA77D9">
        <w:t xml:space="preserve"> </w:t>
      </w:r>
    </w:p>
    <w:p w:rsidR="00EA77D9" w:rsidRPr="00EA77D9" w:rsidRDefault="00EA77D9" w:rsidP="00EA77D9">
      <w:r w:rsidRPr="00EA77D9">
        <w:t xml:space="preserve">Posted by Saran </w:t>
      </w:r>
    </w:p>
    <w:tbl>
      <w:tblPr>
        <w:tblW w:w="5000" w:type="pct"/>
        <w:tblCellSpacing w:w="0" w:type="dxa"/>
        <w:tblCellMar>
          <w:left w:w="0" w:type="dxa"/>
          <w:right w:w="0" w:type="dxa"/>
        </w:tblCellMar>
        <w:tblLook w:val="04A0"/>
      </w:tblPr>
      <w:tblGrid>
        <w:gridCol w:w="978"/>
        <w:gridCol w:w="8382"/>
      </w:tblGrid>
      <w:tr w:rsidR="00EA77D9" w:rsidRPr="00EA77D9" w:rsidTr="00EA77D9">
        <w:trPr>
          <w:tblCellSpacing w:w="0" w:type="dxa"/>
        </w:trPr>
        <w:tc>
          <w:tcPr>
            <w:tcW w:w="50" w:type="pct"/>
            <w:noWrap/>
            <w:hideMark/>
          </w:tcPr>
          <w:p w:rsidR="00EA77D9" w:rsidRPr="00EA77D9" w:rsidRDefault="00EA77D9" w:rsidP="00EA77D9">
            <w:r w:rsidRPr="00EA77D9">
              <w:t>Reactions: </w:t>
            </w:r>
          </w:p>
        </w:tc>
        <w:tc>
          <w:tcPr>
            <w:tcW w:w="0" w:type="auto"/>
            <w:vAlign w:val="center"/>
            <w:hideMark/>
          </w:tcPr>
          <w:p w:rsidR="00EA77D9" w:rsidRPr="00EA77D9" w:rsidRDefault="00EA77D9" w:rsidP="00EA77D9"/>
        </w:tc>
      </w:tr>
    </w:tbl>
    <w:p w:rsidR="00EA77D9" w:rsidRPr="00EA77D9" w:rsidRDefault="00EA77D9" w:rsidP="00EA77D9">
      <w:r w:rsidRPr="00EA77D9">
        <w:pict/>
      </w:r>
      <w:hyperlink r:id="rId138" w:tooltip="Older Posts" w:history="1">
        <w:r w:rsidRPr="00EA77D9">
          <w:t>Older Posts</w:t>
        </w:r>
      </w:hyperlink>
      <w:r w:rsidRPr="00EA77D9">
        <w:t xml:space="preserve"> </w:t>
      </w:r>
      <w:hyperlink r:id="rId139" w:history="1">
        <w:r w:rsidRPr="00EA77D9">
          <w:t>Home</w:t>
        </w:r>
      </w:hyperlink>
      <w:r w:rsidRPr="00EA77D9">
        <w:t xml:space="preserve"> </w:t>
      </w:r>
    </w:p>
    <w:p w:rsidR="00EA77D9" w:rsidRPr="00EA77D9" w:rsidRDefault="00EA77D9" w:rsidP="00EA77D9">
      <w:r w:rsidRPr="00EA77D9">
        <w:t xml:space="preserve">Subscribe to: </w:t>
      </w:r>
      <w:hyperlink r:id="rId140" w:tgtFrame="_blank" w:history="1">
        <w:r w:rsidRPr="00EA77D9">
          <w:t>Posts (Atom)</w:t>
        </w:r>
      </w:hyperlink>
      <w:r w:rsidRPr="00EA77D9">
        <w:t xml:space="preserve"> </w:t>
      </w:r>
    </w:p>
    <w:p w:rsidR="00EA77D9" w:rsidRPr="00EA77D9" w:rsidRDefault="00EA77D9" w:rsidP="00EA77D9">
      <w:r w:rsidRPr="00EA77D9">
        <w:pict/>
      </w:r>
      <w:r w:rsidRPr="00EA77D9">
        <w:pict/>
      </w:r>
      <w:r w:rsidRPr="00EA77D9">
        <w:pict/>
      </w:r>
      <w:r w:rsidRPr="00EA77D9">
        <w:pict/>
      </w:r>
      <w:r w:rsidRPr="00EA77D9">
        <w:t>Bookmark this blog</w:t>
      </w:r>
    </w:p>
    <w:p w:rsidR="00EA77D9" w:rsidRPr="00EA77D9" w:rsidRDefault="00EA77D9" w:rsidP="00EA77D9">
      <w:r w:rsidRPr="00EA77D9">
        <w:pict/>
      </w:r>
      <w:r w:rsidRPr="00EA77D9">
        <w:pict/>
      </w:r>
      <w:r>
        <w:rPr>
          <w:noProof/>
          <w:lang w:bidi="sa-IN"/>
        </w:rPr>
        <w:drawing>
          <wp:inline distT="0" distB="0" distL="0" distR="0">
            <wp:extent cx="1190625" cy="152400"/>
            <wp:effectExtent l="19050" t="0" r="9525" b="0"/>
            <wp:docPr id="78" name="Picture 78" descr="AddThis">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ddThis">
                      <a:hlinkClick r:id="rId141"/>
                    </pic:cNvPr>
                    <pic:cNvPicPr>
                      <a:picLocks noChangeAspect="1" noChangeArrowheads="1"/>
                    </pic:cNvPicPr>
                  </pic:nvPicPr>
                  <pic:blipFill>
                    <a:blip r:embed="rId142"/>
                    <a:srcRect/>
                    <a:stretch>
                      <a:fillRect/>
                    </a:stretch>
                  </pic:blipFill>
                  <pic:spPr bwMode="auto">
                    <a:xfrm>
                      <a:off x="0" y="0"/>
                      <a:ext cx="1190625" cy="152400"/>
                    </a:xfrm>
                    <a:prstGeom prst="rect">
                      <a:avLst/>
                    </a:prstGeom>
                    <a:noFill/>
                    <a:ln w="9525">
                      <a:noFill/>
                      <a:miter lim="800000"/>
                      <a:headEnd/>
                      <a:tailEnd/>
                    </a:ln>
                  </pic:spPr>
                </pic:pic>
              </a:graphicData>
            </a:graphic>
          </wp:inline>
        </w:drawing>
      </w:r>
    </w:p>
    <w:p w:rsidR="00EA77D9" w:rsidRPr="00EA77D9" w:rsidRDefault="00EA77D9" w:rsidP="00EA77D9">
      <w:r>
        <w:rPr>
          <w:noProof/>
          <w:lang w:bidi="sa-IN"/>
        </w:rPr>
        <w:drawing>
          <wp:inline distT="0" distB="0" distL="0" distR="0">
            <wp:extent cx="171450" cy="171450"/>
            <wp:effectExtent l="19050" t="0" r="0" b="0"/>
            <wp:docPr id="79" name="Picture 79" descr="http://img1.blogblog.com/img/icon18_wrench_allbkg.png">
              <a:hlinkClick xmlns:a="http://schemas.openxmlformats.org/drawingml/2006/main" r:id="rId143" tgtFrame="configHTML9"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1.blogblog.com/img/icon18_wrench_allbkg.png">
                      <a:hlinkClick r:id="rId143" tgtFrame="configHTML9"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r w:rsidRPr="00EA77D9">
        <w:t>About me</w:t>
      </w:r>
    </w:p>
    <w:p w:rsidR="00EA77D9" w:rsidRPr="00EA77D9" w:rsidRDefault="00EA77D9" w:rsidP="00EA77D9">
      <w:r w:rsidRPr="00EA77D9">
        <w:t xml:space="preserve">I am a student from </w:t>
      </w:r>
      <w:proofErr w:type="spellStart"/>
      <w:r w:rsidRPr="00EA77D9">
        <w:t>kerala</w:t>
      </w:r>
      <w:proofErr w:type="spellEnd"/>
      <w:r w:rsidRPr="00EA77D9">
        <w:t>.</w:t>
      </w:r>
    </w:p>
    <w:p w:rsidR="00EA77D9" w:rsidRPr="00EA77D9" w:rsidRDefault="00EA77D9" w:rsidP="00EA77D9">
      <w:hyperlink r:id="rId144" w:history="1">
        <w:r w:rsidRPr="00EA77D9">
          <w:t>My profile</w:t>
        </w:r>
      </w:hyperlink>
    </w:p>
    <w:p w:rsidR="00EA77D9" w:rsidRPr="00EA77D9" w:rsidRDefault="00EA77D9" w:rsidP="00EA77D9">
      <w:hyperlink r:id="rId145" w:history="1">
        <w:r w:rsidRPr="00EA77D9">
          <w:t>My website</w:t>
        </w:r>
      </w:hyperlink>
    </w:p>
    <w:p w:rsidR="00EA77D9" w:rsidRPr="00EA77D9" w:rsidRDefault="00EA77D9" w:rsidP="00EA77D9">
      <w:r w:rsidRPr="00EA77D9">
        <w:t xml:space="preserve">If you have nice wallpapers of Kerala's </w:t>
      </w:r>
      <w:proofErr w:type="spellStart"/>
      <w:r w:rsidRPr="00EA77D9">
        <w:t>nature</w:t>
      </w:r>
      <w:proofErr w:type="gramStart"/>
      <w:r w:rsidRPr="00EA77D9">
        <w:t>,please</w:t>
      </w:r>
      <w:proofErr w:type="spellEnd"/>
      <w:proofErr w:type="gramEnd"/>
      <w:r w:rsidRPr="00EA77D9">
        <w:t xml:space="preserve"> mail to SundharaKeralam@gmail.com Thanks to "</w:t>
      </w:r>
      <w:hyperlink r:id="rId146" w:anchor="Community.aspx?cmm=13231" w:history="1">
        <w:r w:rsidRPr="00EA77D9">
          <w:t>Kerala</w:t>
        </w:r>
      </w:hyperlink>
      <w:r w:rsidRPr="00EA77D9">
        <w:t xml:space="preserve">" community in </w:t>
      </w:r>
      <w:proofErr w:type="spellStart"/>
      <w:r w:rsidRPr="00EA77D9">
        <w:t>Orkut</w:t>
      </w:r>
      <w:proofErr w:type="spellEnd"/>
      <w:r w:rsidRPr="00EA77D9">
        <w:t xml:space="preserve">. </w:t>
      </w:r>
    </w:p>
    <w:p w:rsidR="00EA77D9" w:rsidRPr="00EA77D9" w:rsidRDefault="00EA77D9" w:rsidP="00EA77D9">
      <w:r>
        <w:rPr>
          <w:noProof/>
          <w:lang w:bidi="sa-IN"/>
        </w:rPr>
        <w:drawing>
          <wp:inline distT="0" distB="0" distL="0" distR="0">
            <wp:extent cx="171450" cy="171450"/>
            <wp:effectExtent l="19050" t="0" r="0" b="0"/>
            <wp:docPr id="80" name="Picture 80" descr="http://img1.blogblog.com/img/icon18_wrench_allbkg.png">
              <a:hlinkClick xmlns:a="http://schemas.openxmlformats.org/drawingml/2006/main" r:id="rId147" tgtFrame="configHTML1"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1.blogblog.com/img/icon18_wrench_allbkg.png">
                      <a:hlinkClick r:id="rId147" tgtFrame="configHTML1"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proofErr w:type="spellStart"/>
      <w:r w:rsidRPr="00EA77D9">
        <w:t>Facebook</w:t>
      </w:r>
      <w:proofErr w:type="spellEnd"/>
      <w:r w:rsidRPr="00EA77D9">
        <w:t xml:space="preserve"> Badge</w:t>
      </w:r>
    </w:p>
    <w:p w:rsidR="00EA77D9" w:rsidRPr="00EA77D9" w:rsidRDefault="00EA77D9" w:rsidP="00EA77D9">
      <w:hyperlink r:id="rId148" w:tgtFrame="_TOP" w:tooltip="Saran Sivarajan" w:history="1">
        <w:r w:rsidRPr="00EA77D9">
          <w:t xml:space="preserve">Saran </w:t>
        </w:r>
        <w:proofErr w:type="spellStart"/>
        <w:r w:rsidRPr="00EA77D9">
          <w:t>Sivarajan</w:t>
        </w:r>
        <w:proofErr w:type="spellEnd"/>
      </w:hyperlink>
      <w:r w:rsidRPr="00EA77D9">
        <w:t> | </w:t>
      </w:r>
      <w:hyperlink r:id="rId149" w:tgtFrame="_TOP" w:tooltip="Make your own badge!" w:history="1">
        <w:r w:rsidRPr="00EA77D9">
          <w:t>Create Your Badge</w:t>
        </w:r>
      </w:hyperlink>
      <w:r w:rsidRPr="00EA77D9">
        <w:br/>
      </w:r>
      <w:r>
        <w:rPr>
          <w:noProof/>
          <w:lang w:bidi="sa-IN"/>
        </w:rPr>
        <w:drawing>
          <wp:inline distT="0" distB="0" distL="0" distR="0">
            <wp:extent cx="3429000" cy="1524000"/>
            <wp:effectExtent l="19050" t="0" r="0" b="0"/>
            <wp:docPr id="81" name="Picture 81" descr="http://badge.facebook.com/badge/614088801.3626.1071718600.png">
              <a:hlinkClick xmlns:a="http://schemas.openxmlformats.org/drawingml/2006/main" r:id="rId148" tgtFrame="_TOP" tooltip="&quot;Saran Sivaraj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badge.facebook.com/badge/614088801.3626.1071718600.png">
                      <a:hlinkClick r:id="rId148" tgtFrame="_TOP" tooltip="&quot;Saran Sivarajan&quot;"/>
                    </pic:cNvPr>
                    <pic:cNvPicPr>
                      <a:picLocks noChangeAspect="1" noChangeArrowheads="1"/>
                    </pic:cNvPicPr>
                  </pic:nvPicPr>
                  <pic:blipFill>
                    <a:blip r:embed="rId150"/>
                    <a:srcRect/>
                    <a:stretch>
                      <a:fillRect/>
                    </a:stretch>
                  </pic:blipFill>
                  <pic:spPr bwMode="auto">
                    <a:xfrm>
                      <a:off x="0" y="0"/>
                      <a:ext cx="3429000" cy="1524000"/>
                    </a:xfrm>
                    <a:prstGeom prst="rect">
                      <a:avLst/>
                    </a:prstGeom>
                    <a:noFill/>
                    <a:ln w="9525">
                      <a:noFill/>
                      <a:miter lim="800000"/>
                      <a:headEnd/>
                      <a:tailEnd/>
                    </a:ln>
                  </pic:spPr>
                </pic:pic>
              </a:graphicData>
            </a:graphic>
          </wp:inline>
        </w:drawing>
      </w:r>
    </w:p>
    <w:p w:rsidR="00EA77D9" w:rsidRPr="00EA77D9" w:rsidRDefault="00EA77D9" w:rsidP="00EA77D9">
      <w:r>
        <w:rPr>
          <w:noProof/>
          <w:lang w:bidi="sa-IN"/>
        </w:rPr>
        <w:drawing>
          <wp:inline distT="0" distB="0" distL="0" distR="0">
            <wp:extent cx="171450" cy="171450"/>
            <wp:effectExtent l="19050" t="0" r="0" b="0"/>
            <wp:docPr id="82" name="Picture 82" descr="http://img1.blogblog.com/img/icon18_wrench_allbkg.png">
              <a:hlinkClick xmlns:a="http://schemas.openxmlformats.org/drawingml/2006/main" r:id="rId151" tgtFrame="configHTML3"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1.blogblog.com/img/icon18_wrench_allbkg.png">
                      <a:hlinkClick r:id="rId151" tgtFrame="configHTML3"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r w:rsidRPr="00EA77D9">
        <w:t>Visitor Number</w:t>
      </w:r>
    </w:p>
    <w:p w:rsidR="00EA77D9" w:rsidRPr="00EA77D9" w:rsidRDefault="00EA77D9" w:rsidP="00EA77D9">
      <w:r w:rsidRPr="00EA77D9">
        <w:pict/>
      </w:r>
      <w:r w:rsidRPr="00EA77D9">
        <w:pict/>
      </w:r>
      <w:r w:rsidRPr="00EA77D9">
        <w:t xml:space="preserve">Thank you for </w:t>
      </w:r>
      <w:proofErr w:type="spellStart"/>
      <w:r w:rsidRPr="00EA77D9">
        <w:t>visiting.Please</w:t>
      </w:r>
      <w:proofErr w:type="spellEnd"/>
      <w:r w:rsidRPr="00EA77D9">
        <w:t xml:space="preserve"> </w:t>
      </w:r>
      <w:proofErr w:type="gramStart"/>
      <w:r w:rsidRPr="00EA77D9">
        <w:t>post</w:t>
      </w:r>
      <w:proofErr w:type="gramEnd"/>
      <w:r w:rsidRPr="00EA77D9">
        <w:t xml:space="preserve"> your comments. </w:t>
      </w:r>
    </w:p>
    <w:p w:rsidR="00EA77D9" w:rsidRPr="00EA77D9" w:rsidRDefault="00EA77D9" w:rsidP="00EA77D9">
      <w:r>
        <w:rPr>
          <w:noProof/>
          <w:lang w:bidi="sa-IN"/>
        </w:rPr>
        <w:drawing>
          <wp:inline distT="0" distB="0" distL="0" distR="0">
            <wp:extent cx="171450" cy="171450"/>
            <wp:effectExtent l="19050" t="0" r="0" b="0"/>
            <wp:docPr id="85" name="Picture 85" descr="http://img1.blogblog.com/img/icon18_wrench_allbkg.png">
              <a:hlinkClick xmlns:a="http://schemas.openxmlformats.org/drawingml/2006/main" r:id="rId152" tgtFrame="configHTML2"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1.blogblog.com/img/icon18_wrench_allbkg.png">
                      <a:hlinkClick r:id="rId152" tgtFrame="configHTML2"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r w:rsidRPr="00EA77D9">
        <w:lastRenderedPageBreak/>
        <w:t>Categories</w:t>
      </w:r>
    </w:p>
    <w:p w:rsidR="00EA77D9" w:rsidRPr="00EA77D9" w:rsidRDefault="00EA77D9" w:rsidP="00EA77D9">
      <w:hyperlink r:id="rId153" w:history="1">
        <w:proofErr w:type="spellStart"/>
        <w:r w:rsidRPr="00EA77D9">
          <w:t>Athirapally</w:t>
        </w:r>
        <w:proofErr w:type="spellEnd"/>
      </w:hyperlink>
      <w:r w:rsidRPr="00EA77D9">
        <w:t xml:space="preserve"> (1) </w:t>
      </w:r>
    </w:p>
    <w:p w:rsidR="00EA77D9" w:rsidRPr="00EA77D9" w:rsidRDefault="00EA77D9" w:rsidP="00EA77D9">
      <w:hyperlink r:id="rId154" w:history="1">
        <w:proofErr w:type="spellStart"/>
        <w:r w:rsidRPr="00EA77D9">
          <w:t>Boatrace</w:t>
        </w:r>
        <w:proofErr w:type="spellEnd"/>
      </w:hyperlink>
      <w:r w:rsidRPr="00EA77D9">
        <w:t xml:space="preserve"> (1) </w:t>
      </w:r>
    </w:p>
    <w:p w:rsidR="00EA77D9" w:rsidRPr="00EA77D9" w:rsidRDefault="00EA77D9" w:rsidP="00EA77D9">
      <w:hyperlink r:id="rId155" w:history="1">
        <w:proofErr w:type="spellStart"/>
        <w:r w:rsidRPr="00EA77D9">
          <w:t>Chavara</w:t>
        </w:r>
        <w:proofErr w:type="spellEnd"/>
      </w:hyperlink>
      <w:r w:rsidRPr="00EA77D9">
        <w:t xml:space="preserve"> (3) </w:t>
      </w:r>
    </w:p>
    <w:p w:rsidR="00EA77D9" w:rsidRPr="00EA77D9" w:rsidRDefault="00EA77D9" w:rsidP="00EA77D9">
      <w:hyperlink r:id="rId156" w:history="1">
        <w:proofErr w:type="spellStart"/>
        <w:r w:rsidRPr="00EA77D9">
          <w:t>Chinnar</w:t>
        </w:r>
        <w:proofErr w:type="spellEnd"/>
      </w:hyperlink>
      <w:r w:rsidRPr="00EA77D9">
        <w:t xml:space="preserve"> (1) </w:t>
      </w:r>
    </w:p>
    <w:p w:rsidR="00EA77D9" w:rsidRPr="00EA77D9" w:rsidRDefault="00EA77D9" w:rsidP="00EA77D9">
      <w:hyperlink r:id="rId157" w:history="1">
        <w:r w:rsidRPr="00EA77D9">
          <w:t>Dam</w:t>
        </w:r>
      </w:hyperlink>
      <w:r w:rsidRPr="00EA77D9">
        <w:t xml:space="preserve"> (1) </w:t>
      </w:r>
    </w:p>
    <w:p w:rsidR="00EA77D9" w:rsidRPr="00EA77D9" w:rsidRDefault="00EA77D9" w:rsidP="00EA77D9">
      <w:hyperlink r:id="rId158" w:history="1">
        <w:r w:rsidRPr="00EA77D9">
          <w:t>Festivals</w:t>
        </w:r>
      </w:hyperlink>
      <w:r w:rsidRPr="00EA77D9">
        <w:t xml:space="preserve"> (2) </w:t>
      </w:r>
    </w:p>
    <w:p w:rsidR="00EA77D9" w:rsidRPr="00EA77D9" w:rsidRDefault="00EA77D9" w:rsidP="00EA77D9">
      <w:hyperlink r:id="rId159" w:history="1">
        <w:r w:rsidRPr="00EA77D9">
          <w:t>Flowers</w:t>
        </w:r>
      </w:hyperlink>
      <w:r w:rsidRPr="00EA77D9">
        <w:t xml:space="preserve"> (5) </w:t>
      </w:r>
    </w:p>
    <w:p w:rsidR="00EA77D9" w:rsidRPr="00EA77D9" w:rsidRDefault="00EA77D9" w:rsidP="00EA77D9">
      <w:hyperlink r:id="rId160" w:history="1">
        <w:r w:rsidRPr="00EA77D9">
          <w:t>Fruit</w:t>
        </w:r>
      </w:hyperlink>
      <w:r w:rsidRPr="00EA77D9">
        <w:t xml:space="preserve"> (1) </w:t>
      </w:r>
    </w:p>
    <w:p w:rsidR="00EA77D9" w:rsidRPr="00EA77D9" w:rsidRDefault="00EA77D9" w:rsidP="00EA77D9">
      <w:hyperlink r:id="rId161" w:history="1">
        <w:proofErr w:type="spellStart"/>
        <w:r w:rsidRPr="00EA77D9">
          <w:t>Idukki</w:t>
        </w:r>
        <w:proofErr w:type="spellEnd"/>
      </w:hyperlink>
      <w:r w:rsidRPr="00EA77D9">
        <w:t xml:space="preserve"> (1) </w:t>
      </w:r>
    </w:p>
    <w:p w:rsidR="00EA77D9" w:rsidRPr="00EA77D9" w:rsidRDefault="00EA77D9" w:rsidP="00EA77D9">
      <w:hyperlink r:id="rId162" w:history="1">
        <w:proofErr w:type="spellStart"/>
        <w:r w:rsidRPr="00EA77D9">
          <w:t>Kadalundi</w:t>
        </w:r>
        <w:proofErr w:type="spellEnd"/>
        <w:r w:rsidRPr="00EA77D9">
          <w:t xml:space="preserve"> Bird Sanctuary</w:t>
        </w:r>
      </w:hyperlink>
      <w:r w:rsidRPr="00EA77D9">
        <w:t xml:space="preserve"> (1) </w:t>
      </w:r>
    </w:p>
    <w:p w:rsidR="00EA77D9" w:rsidRPr="00EA77D9" w:rsidRDefault="00EA77D9" w:rsidP="00EA77D9">
      <w:hyperlink r:id="rId163" w:history="1">
        <w:proofErr w:type="spellStart"/>
        <w:r w:rsidRPr="00EA77D9">
          <w:t>Kallar</w:t>
        </w:r>
        <w:proofErr w:type="spellEnd"/>
      </w:hyperlink>
      <w:r w:rsidRPr="00EA77D9">
        <w:t xml:space="preserve"> (1) </w:t>
      </w:r>
    </w:p>
    <w:p w:rsidR="00EA77D9" w:rsidRPr="00EA77D9" w:rsidRDefault="00EA77D9" w:rsidP="00EA77D9">
      <w:hyperlink r:id="rId164" w:history="1">
        <w:proofErr w:type="spellStart"/>
        <w:r w:rsidRPr="00EA77D9">
          <w:t>Kanikkonna</w:t>
        </w:r>
        <w:proofErr w:type="spellEnd"/>
      </w:hyperlink>
      <w:r w:rsidRPr="00EA77D9">
        <w:t xml:space="preserve"> (1) </w:t>
      </w:r>
    </w:p>
    <w:p w:rsidR="00EA77D9" w:rsidRPr="00EA77D9" w:rsidRDefault="00EA77D9" w:rsidP="00EA77D9">
      <w:hyperlink r:id="rId165" w:history="1">
        <w:r w:rsidRPr="00EA77D9">
          <w:t>Landscapes</w:t>
        </w:r>
      </w:hyperlink>
      <w:r w:rsidRPr="00EA77D9">
        <w:t xml:space="preserve"> (13) </w:t>
      </w:r>
    </w:p>
    <w:p w:rsidR="00EA77D9" w:rsidRPr="00EA77D9" w:rsidRDefault="00EA77D9" w:rsidP="00EA77D9">
      <w:hyperlink r:id="rId166" w:history="1">
        <w:proofErr w:type="spellStart"/>
        <w:r w:rsidRPr="00EA77D9">
          <w:t>Munnar</w:t>
        </w:r>
        <w:proofErr w:type="spellEnd"/>
      </w:hyperlink>
      <w:r w:rsidRPr="00EA77D9">
        <w:t xml:space="preserve"> (2) </w:t>
      </w:r>
    </w:p>
    <w:p w:rsidR="00EA77D9" w:rsidRPr="00EA77D9" w:rsidRDefault="00EA77D9" w:rsidP="00EA77D9">
      <w:hyperlink r:id="rId167" w:history="1">
        <w:proofErr w:type="spellStart"/>
        <w:r w:rsidRPr="00EA77D9">
          <w:t>Onam</w:t>
        </w:r>
        <w:proofErr w:type="spellEnd"/>
      </w:hyperlink>
      <w:r w:rsidRPr="00EA77D9">
        <w:t xml:space="preserve"> (2) </w:t>
      </w:r>
    </w:p>
    <w:p w:rsidR="00EA77D9" w:rsidRPr="00EA77D9" w:rsidRDefault="00EA77D9" w:rsidP="00EA77D9">
      <w:hyperlink r:id="rId168" w:history="1">
        <w:r w:rsidRPr="00EA77D9">
          <w:t>Paddy field</w:t>
        </w:r>
      </w:hyperlink>
      <w:r w:rsidRPr="00EA77D9">
        <w:t xml:space="preserve"> (2) </w:t>
      </w:r>
    </w:p>
    <w:p w:rsidR="00EA77D9" w:rsidRPr="00EA77D9" w:rsidRDefault="00EA77D9" w:rsidP="00EA77D9">
      <w:hyperlink r:id="rId169" w:history="1">
        <w:proofErr w:type="spellStart"/>
        <w:r w:rsidRPr="00EA77D9">
          <w:t>Peechi</w:t>
        </w:r>
        <w:proofErr w:type="spellEnd"/>
      </w:hyperlink>
      <w:r w:rsidRPr="00EA77D9">
        <w:t xml:space="preserve"> (1) </w:t>
      </w:r>
    </w:p>
    <w:p w:rsidR="00EA77D9" w:rsidRPr="00EA77D9" w:rsidRDefault="00EA77D9" w:rsidP="00EA77D9">
      <w:hyperlink r:id="rId170" w:history="1">
        <w:proofErr w:type="spellStart"/>
        <w:r w:rsidRPr="00EA77D9">
          <w:t>Periyar</w:t>
        </w:r>
        <w:proofErr w:type="spellEnd"/>
      </w:hyperlink>
      <w:r w:rsidRPr="00EA77D9">
        <w:t xml:space="preserve"> (2) </w:t>
      </w:r>
    </w:p>
    <w:p w:rsidR="00EA77D9" w:rsidRPr="00EA77D9" w:rsidRDefault="00EA77D9" w:rsidP="00EA77D9">
      <w:hyperlink r:id="rId171" w:history="1">
        <w:r w:rsidRPr="00EA77D9">
          <w:t>Resorts</w:t>
        </w:r>
      </w:hyperlink>
      <w:r w:rsidRPr="00EA77D9">
        <w:t xml:space="preserve"> (1) </w:t>
      </w:r>
    </w:p>
    <w:p w:rsidR="00EA77D9" w:rsidRPr="00EA77D9" w:rsidRDefault="00EA77D9" w:rsidP="00EA77D9">
      <w:hyperlink r:id="rId172" w:history="1">
        <w:r w:rsidRPr="00EA77D9">
          <w:t>Rivers</w:t>
        </w:r>
      </w:hyperlink>
      <w:r w:rsidRPr="00EA77D9">
        <w:t xml:space="preserve"> (15) </w:t>
      </w:r>
    </w:p>
    <w:p w:rsidR="00EA77D9" w:rsidRPr="00EA77D9" w:rsidRDefault="00EA77D9" w:rsidP="00EA77D9">
      <w:hyperlink r:id="rId173" w:history="1">
        <w:proofErr w:type="spellStart"/>
        <w:r w:rsidRPr="00EA77D9">
          <w:t>Sasthamkotta</w:t>
        </w:r>
        <w:proofErr w:type="spellEnd"/>
        <w:r w:rsidRPr="00EA77D9">
          <w:t xml:space="preserve"> Lake</w:t>
        </w:r>
      </w:hyperlink>
      <w:r w:rsidRPr="00EA77D9">
        <w:t xml:space="preserve"> (1) </w:t>
      </w:r>
    </w:p>
    <w:p w:rsidR="00EA77D9" w:rsidRPr="00EA77D9" w:rsidRDefault="00EA77D9" w:rsidP="00EA77D9">
      <w:hyperlink r:id="rId174" w:history="1">
        <w:r w:rsidRPr="00EA77D9">
          <w:t>Sea</w:t>
        </w:r>
      </w:hyperlink>
      <w:r w:rsidRPr="00EA77D9">
        <w:t xml:space="preserve"> (2) </w:t>
      </w:r>
    </w:p>
    <w:p w:rsidR="00EA77D9" w:rsidRPr="00EA77D9" w:rsidRDefault="00EA77D9" w:rsidP="00EA77D9">
      <w:hyperlink r:id="rId175" w:history="1">
        <w:r w:rsidRPr="00EA77D9">
          <w:t>Silent Valley</w:t>
        </w:r>
      </w:hyperlink>
      <w:r w:rsidRPr="00EA77D9">
        <w:t xml:space="preserve"> (1) </w:t>
      </w:r>
    </w:p>
    <w:p w:rsidR="00EA77D9" w:rsidRPr="00EA77D9" w:rsidRDefault="00EA77D9" w:rsidP="00EA77D9">
      <w:hyperlink r:id="rId176" w:history="1">
        <w:r w:rsidRPr="00EA77D9">
          <w:t>Temples</w:t>
        </w:r>
      </w:hyperlink>
      <w:r w:rsidRPr="00EA77D9">
        <w:t xml:space="preserve"> (1) </w:t>
      </w:r>
    </w:p>
    <w:p w:rsidR="00EA77D9" w:rsidRPr="00EA77D9" w:rsidRDefault="00EA77D9" w:rsidP="00EA77D9">
      <w:hyperlink r:id="rId177" w:history="1">
        <w:proofErr w:type="spellStart"/>
        <w:r w:rsidRPr="00EA77D9">
          <w:t>Thekkady</w:t>
        </w:r>
        <w:proofErr w:type="spellEnd"/>
      </w:hyperlink>
      <w:r w:rsidRPr="00EA77D9">
        <w:t xml:space="preserve"> (1) </w:t>
      </w:r>
    </w:p>
    <w:p w:rsidR="00EA77D9" w:rsidRPr="00EA77D9" w:rsidRDefault="00EA77D9" w:rsidP="00EA77D9">
      <w:hyperlink r:id="rId178" w:history="1">
        <w:r w:rsidRPr="00EA77D9">
          <w:t>Valley</w:t>
        </w:r>
      </w:hyperlink>
      <w:r w:rsidRPr="00EA77D9">
        <w:t xml:space="preserve"> (5) </w:t>
      </w:r>
    </w:p>
    <w:p w:rsidR="00EA77D9" w:rsidRPr="00EA77D9" w:rsidRDefault="00EA77D9" w:rsidP="00EA77D9">
      <w:hyperlink r:id="rId179" w:history="1">
        <w:r w:rsidRPr="00EA77D9">
          <w:t>Village</w:t>
        </w:r>
      </w:hyperlink>
      <w:r w:rsidRPr="00EA77D9">
        <w:t xml:space="preserve"> (3) </w:t>
      </w:r>
    </w:p>
    <w:p w:rsidR="00EA77D9" w:rsidRPr="00EA77D9" w:rsidRDefault="00EA77D9" w:rsidP="00EA77D9">
      <w:hyperlink r:id="rId180" w:history="1">
        <w:r w:rsidRPr="00EA77D9">
          <w:t>Waterfall</w:t>
        </w:r>
      </w:hyperlink>
      <w:r w:rsidRPr="00EA77D9">
        <w:t xml:space="preserve"> (1) </w:t>
      </w:r>
    </w:p>
    <w:p w:rsidR="00EA77D9" w:rsidRPr="00EA77D9" w:rsidRDefault="00EA77D9" w:rsidP="00EA77D9">
      <w:hyperlink r:id="rId181" w:history="1">
        <w:proofErr w:type="spellStart"/>
        <w:r w:rsidRPr="00EA77D9">
          <w:t>Wayanad</w:t>
        </w:r>
        <w:proofErr w:type="spellEnd"/>
      </w:hyperlink>
      <w:r w:rsidRPr="00EA77D9">
        <w:t xml:space="preserve"> (1) </w:t>
      </w:r>
    </w:p>
    <w:p w:rsidR="00EA77D9" w:rsidRPr="00EA77D9" w:rsidRDefault="00EA77D9" w:rsidP="00EA77D9">
      <w:hyperlink r:id="rId182" w:history="1">
        <w:r w:rsidRPr="00EA77D9">
          <w:t>Wildlife</w:t>
        </w:r>
      </w:hyperlink>
      <w:r w:rsidRPr="00EA77D9">
        <w:t xml:space="preserve"> (2) </w:t>
      </w:r>
    </w:p>
    <w:p w:rsidR="00EA77D9" w:rsidRPr="00EA77D9" w:rsidRDefault="00EA77D9" w:rsidP="00EA77D9">
      <w:r>
        <w:rPr>
          <w:noProof/>
          <w:lang w:bidi="sa-IN"/>
        </w:rPr>
        <w:drawing>
          <wp:inline distT="0" distB="0" distL="0" distR="0">
            <wp:extent cx="171450" cy="171450"/>
            <wp:effectExtent l="19050" t="0" r="0" b="0"/>
            <wp:docPr id="86" name="Picture 86" descr="http://img1.blogblog.com/img/icon18_wrench_allbkg.png">
              <a:hlinkClick xmlns:a="http://schemas.openxmlformats.org/drawingml/2006/main" r:id="rId183" tgtFrame="configLabel1"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1.blogblog.com/img/icon18_wrench_allbkg.png">
                      <a:hlinkClick r:id="rId183" tgtFrame="configLabel1"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pPr>
        <w:rPr>
          <w:ins w:id="9" w:author="Unknown"/>
        </w:rPr>
      </w:pPr>
      <w:ins w:id="10" w:author="Unknown">
        <w:r w:rsidRPr="00EA77D9">
          <w:pict/>
        </w:r>
      </w:ins>
      <w:r w:rsidRPr="00EA77D9">
        <w:pict/>
      </w:r>
      <w:r w:rsidRPr="00EA77D9">
        <w:pict/>
      </w:r>
      <w:r w:rsidRPr="00EA77D9">
        <w:pict/>
      </w:r>
      <w:r w:rsidRPr="00EA77D9">
        <w:pict/>
      </w:r>
      <w:r w:rsidRPr="00EA77D9">
        <w:pict/>
      </w:r>
      <w:r>
        <w:rPr>
          <w:noProof/>
          <w:lang w:bidi="sa-IN"/>
        </w:rPr>
        <w:drawing>
          <wp:inline distT="0" distB="0" distL="0" distR="0">
            <wp:extent cx="171450" cy="171450"/>
            <wp:effectExtent l="19050" t="0" r="0" b="0"/>
            <wp:docPr id="93" name="Picture 93" descr="http://img1.blogblog.com/img/icon18_wrench_allbkg.png">
              <a:hlinkClick xmlns:a="http://schemas.openxmlformats.org/drawingml/2006/main" r:id="rId184" tgtFrame="configAdSense2"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1.blogblog.com/img/icon18_wrench_allbkg.png">
                      <a:hlinkClick r:id="rId184" tgtFrame="configAdSense2"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pPr>
        <w:rPr>
          <w:ins w:id="11" w:author="Unknown"/>
        </w:rPr>
      </w:pPr>
      <w:ins w:id="12" w:author="Unknown">
        <w:r w:rsidRPr="00EA77D9">
          <w:t>Also Visit</w:t>
        </w:r>
      </w:ins>
    </w:p>
    <w:p w:rsidR="00EA77D9" w:rsidRPr="00EA77D9" w:rsidRDefault="00EA77D9" w:rsidP="00EA77D9">
      <w:r w:rsidRPr="00EA77D9">
        <w:t>Top of Form</w:t>
      </w:r>
    </w:p>
    <w:p w:rsidR="00EA77D9" w:rsidRPr="00EA77D9" w:rsidRDefault="00EA77D9" w:rsidP="00EA77D9">
      <w:pPr>
        <w:rPr>
          <w:ins w:id="13" w:author="Unknown"/>
        </w:rPr>
      </w:pPr>
      <w:ins w:id="14" w:author="Unknown">
        <w:r w:rsidRPr="00EA77D9">
          <w:object w:dxaOrig="300"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2" type="#_x0000_t75" style="width:102pt;height:18pt" o:ole="">
              <v:imagedata r:id="rId185" o:title=""/>
            </v:shape>
            <w:control r:id="rId186" w:name="DefaultOcxName" w:shapeid="_x0000_i1302"/>
          </w:object>
        </w:r>
      </w:ins>
    </w:p>
    <w:p w:rsidR="00EA77D9" w:rsidRPr="00EA77D9" w:rsidRDefault="00EA77D9" w:rsidP="00EA77D9">
      <w:r w:rsidRPr="00EA77D9">
        <w:t>Bottom of Form</w:t>
      </w:r>
    </w:p>
    <w:p w:rsidR="00EA77D9" w:rsidRPr="00EA77D9" w:rsidRDefault="00EA77D9" w:rsidP="00EA77D9">
      <w:pPr>
        <w:rPr>
          <w:ins w:id="15" w:author="Unknown"/>
        </w:rPr>
      </w:pPr>
      <w:r>
        <w:rPr>
          <w:noProof/>
          <w:lang w:bidi="sa-IN"/>
        </w:rPr>
        <w:drawing>
          <wp:inline distT="0" distB="0" distL="0" distR="0">
            <wp:extent cx="171450" cy="171450"/>
            <wp:effectExtent l="19050" t="0" r="0" b="0"/>
            <wp:docPr id="94" name="Picture 94" descr="http://img1.blogblog.com/img/icon18_wrench_allbkg.png">
              <a:hlinkClick xmlns:a="http://schemas.openxmlformats.org/drawingml/2006/main" r:id="rId187" tgtFrame="configHTML5"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1.blogblog.com/img/icon18_wrench_allbkg.png">
                      <a:hlinkClick r:id="rId187" tgtFrame="configHTML5"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pPr>
        <w:rPr>
          <w:ins w:id="16" w:author="Unknown"/>
        </w:rPr>
      </w:pPr>
      <w:ins w:id="17" w:author="Unknown">
        <w:r w:rsidRPr="00EA77D9">
          <w:t>Followers</w:t>
        </w:r>
      </w:ins>
    </w:p>
    <w:p w:rsidR="00EA77D9" w:rsidRPr="00EA77D9" w:rsidRDefault="00EA77D9" w:rsidP="00EA77D9">
      <w:pPr>
        <w:rPr>
          <w:ins w:id="18" w:author="Unknown"/>
        </w:rPr>
      </w:pPr>
      <w:ins w:id="19" w:author="Unknown">
        <w:r w:rsidRPr="00EA77D9">
          <w:pict/>
        </w:r>
      </w:ins>
      <w:r w:rsidRPr="00EA77D9">
        <w:pict/>
      </w:r>
      <w:r w:rsidRPr="00EA77D9">
        <w:pict/>
      </w:r>
      <w:r w:rsidRPr="00EA77D9">
        <w:pict/>
      </w:r>
      <w:r w:rsidRPr="00EA77D9">
        <w:pict/>
      </w:r>
      <w:r w:rsidRPr="00EA77D9">
        <w:pict/>
      </w:r>
      <w:r>
        <w:rPr>
          <w:noProof/>
          <w:lang w:bidi="sa-IN"/>
        </w:rPr>
        <w:drawing>
          <wp:inline distT="0" distB="0" distL="0" distR="0">
            <wp:extent cx="171450" cy="171450"/>
            <wp:effectExtent l="19050" t="0" r="0" b="0"/>
            <wp:docPr id="101" name="Picture 101" descr="http://img1.blogblog.com/img/icon18_wrench_allbkg.png">
              <a:hlinkClick xmlns:a="http://schemas.openxmlformats.org/drawingml/2006/main" r:id="rId188" tgtFrame="configFollowers1"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1.blogblog.com/img/icon18_wrench_allbkg.png">
                      <a:hlinkClick r:id="rId188" tgtFrame="configFollowers1"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pPr>
        <w:rPr>
          <w:ins w:id="20" w:author="Unknown"/>
        </w:rPr>
      </w:pPr>
      <w:proofErr w:type="spellStart"/>
      <w:proofErr w:type="gramStart"/>
      <w:ins w:id="21" w:author="Unknown">
        <w:r w:rsidRPr="00EA77D9">
          <w:t>google</w:t>
        </w:r>
        <w:proofErr w:type="spellEnd"/>
        <w:proofErr w:type="gramEnd"/>
        <w:r w:rsidRPr="00EA77D9">
          <w:t xml:space="preserve"> add</w:t>
        </w:r>
      </w:ins>
    </w:p>
    <w:p w:rsidR="00EA77D9" w:rsidRPr="00EA77D9" w:rsidRDefault="00EA77D9" w:rsidP="00EA77D9">
      <w:pPr>
        <w:rPr>
          <w:ins w:id="22" w:author="Unknown"/>
        </w:rPr>
      </w:pPr>
      <w:ins w:id="23" w:author="Unknown">
        <w:r w:rsidRPr="00EA77D9">
          <w:pict/>
        </w:r>
      </w:ins>
      <w:r w:rsidRPr="00EA77D9">
        <w:pict/>
      </w:r>
      <w:r w:rsidRPr="00EA77D9">
        <w:pict/>
      </w:r>
      <w:r w:rsidRPr="00EA77D9">
        <w:pict/>
      </w:r>
      <w:r>
        <w:rPr>
          <w:noProof/>
          <w:lang w:bidi="sa-IN"/>
        </w:rPr>
        <w:drawing>
          <wp:inline distT="0" distB="0" distL="0" distR="0">
            <wp:extent cx="171450" cy="171450"/>
            <wp:effectExtent l="19050" t="0" r="0" b="0"/>
            <wp:docPr id="106" name="Picture 106" descr="http://img1.blogblog.com/img/icon18_wrench_allbkg.png">
              <a:hlinkClick xmlns:a="http://schemas.openxmlformats.org/drawingml/2006/main" r:id="rId189" tgtFrame="configHTML7"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1.blogblog.com/img/icon18_wrench_allbkg.png">
                      <a:hlinkClick r:id="rId189" tgtFrame="configHTML7"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pPr>
        <w:rPr>
          <w:ins w:id="24" w:author="Unknown"/>
        </w:rPr>
      </w:pPr>
      <w:ins w:id="25" w:author="Unknown">
        <w:r w:rsidRPr="00EA77D9">
          <w:t>All feeds</w:t>
        </w:r>
      </w:ins>
    </w:p>
    <w:p w:rsidR="00EA77D9" w:rsidRPr="00EA77D9" w:rsidRDefault="00EA77D9" w:rsidP="00EA77D9">
      <w:pPr>
        <w:rPr>
          <w:ins w:id="26" w:author="Unknown"/>
        </w:rPr>
      </w:pPr>
      <w:r>
        <w:rPr>
          <w:noProof/>
          <w:lang w:bidi="sa-IN"/>
        </w:rPr>
        <w:drawing>
          <wp:inline distT="0" distB="0" distL="0" distR="0">
            <wp:extent cx="1524000" cy="228600"/>
            <wp:effectExtent l="19050" t="0" r="0" b="0"/>
            <wp:docPr id="107" name="Picture 107" descr="AddThis Feed Button">
              <a:hlinkClick xmlns:a="http://schemas.openxmlformats.org/drawingml/2006/main" r:id="rId190" tooltip="&quot;Subscribe using any feed read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ddThis Feed Button">
                      <a:hlinkClick r:id="rId190" tooltip="&quot;Subscribe using any feed reader!&quot;"/>
                    </pic:cNvPr>
                    <pic:cNvPicPr>
                      <a:picLocks noChangeAspect="1" noChangeArrowheads="1"/>
                    </pic:cNvPicPr>
                  </pic:nvPicPr>
                  <pic:blipFill>
                    <a:blip r:embed="rId191"/>
                    <a:srcRect/>
                    <a:stretch>
                      <a:fillRect/>
                    </a:stretch>
                  </pic:blipFill>
                  <pic:spPr bwMode="auto">
                    <a:xfrm>
                      <a:off x="0" y="0"/>
                      <a:ext cx="1524000" cy="228600"/>
                    </a:xfrm>
                    <a:prstGeom prst="rect">
                      <a:avLst/>
                    </a:prstGeom>
                    <a:noFill/>
                    <a:ln w="9525">
                      <a:noFill/>
                      <a:miter lim="800000"/>
                      <a:headEnd/>
                      <a:tailEnd/>
                    </a:ln>
                  </pic:spPr>
                </pic:pic>
              </a:graphicData>
            </a:graphic>
          </wp:inline>
        </w:drawing>
      </w:r>
    </w:p>
    <w:p w:rsidR="00EA77D9" w:rsidRPr="00EA77D9" w:rsidRDefault="00EA77D9" w:rsidP="00EA77D9">
      <w:pPr>
        <w:rPr>
          <w:ins w:id="27" w:author="Unknown"/>
        </w:rPr>
      </w:pPr>
      <w:r>
        <w:rPr>
          <w:noProof/>
          <w:lang w:bidi="sa-IN"/>
        </w:rPr>
        <w:drawing>
          <wp:inline distT="0" distB="0" distL="0" distR="0">
            <wp:extent cx="171450" cy="171450"/>
            <wp:effectExtent l="19050" t="0" r="0" b="0"/>
            <wp:docPr id="108" name="Picture 108" descr="http://img1.blogblog.com/img/icon18_wrench_allbkg.png">
              <a:hlinkClick xmlns:a="http://schemas.openxmlformats.org/drawingml/2006/main" r:id="rId192" tgtFrame="configHTML8"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1.blogblog.com/img/icon18_wrench_allbkg.png">
                      <a:hlinkClick r:id="rId192" tgtFrame="configHTML8"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pPr>
        <w:rPr>
          <w:ins w:id="28" w:author="Unknown"/>
        </w:rPr>
      </w:pPr>
      <w:proofErr w:type="spellStart"/>
      <w:proofErr w:type="gramStart"/>
      <w:ins w:id="29" w:author="Unknown">
        <w:r w:rsidRPr="00EA77D9">
          <w:t>google</w:t>
        </w:r>
        <w:proofErr w:type="spellEnd"/>
        <w:proofErr w:type="gramEnd"/>
        <w:r w:rsidRPr="00EA77D9">
          <w:t xml:space="preserve"> add</w:t>
        </w:r>
      </w:ins>
    </w:p>
    <w:p w:rsidR="00EA77D9" w:rsidRPr="00EA77D9" w:rsidRDefault="00EA77D9" w:rsidP="00EA77D9">
      <w:pPr>
        <w:rPr>
          <w:ins w:id="30" w:author="Unknown"/>
        </w:rPr>
      </w:pPr>
      <w:ins w:id="31" w:author="Unknown">
        <w:r w:rsidRPr="00EA77D9">
          <w:pict/>
        </w:r>
      </w:ins>
      <w:r w:rsidRPr="00EA77D9">
        <w:pict/>
      </w:r>
      <w:r w:rsidRPr="00EA77D9">
        <w:pict/>
      </w:r>
      <w:r w:rsidRPr="00EA77D9">
        <w:pict/>
      </w:r>
      <w:r>
        <w:rPr>
          <w:noProof/>
          <w:lang w:bidi="sa-IN"/>
        </w:rPr>
        <w:drawing>
          <wp:inline distT="0" distB="0" distL="0" distR="0">
            <wp:extent cx="171450" cy="171450"/>
            <wp:effectExtent l="19050" t="0" r="0" b="0"/>
            <wp:docPr id="113" name="Picture 113" descr="http://img1.blogblog.com/img/icon18_wrench_allbkg.png">
              <a:hlinkClick xmlns:a="http://schemas.openxmlformats.org/drawingml/2006/main" r:id="rId193" tgtFrame="configHTML6"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1.blogblog.com/img/icon18_wrench_allbkg.png">
                      <a:hlinkClick r:id="rId193" tgtFrame="configHTML6"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pPr>
        <w:rPr>
          <w:ins w:id="32" w:author="Unknown"/>
        </w:rPr>
      </w:pPr>
      <w:ins w:id="33" w:author="Unknown">
        <w:r w:rsidRPr="00EA77D9">
          <w:t>Blog Archive</w:t>
        </w:r>
      </w:ins>
    </w:p>
    <w:p w:rsidR="00EA77D9" w:rsidRPr="00EA77D9" w:rsidRDefault="00EA77D9" w:rsidP="00EA77D9">
      <w:pPr>
        <w:rPr>
          <w:ins w:id="34" w:author="Unknown"/>
        </w:rPr>
      </w:pPr>
      <w:ins w:id="35"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rPr>
            <w:rFonts w:ascii="Calibri" w:hAnsi="Calibri" w:cs="Calibri"/>
          </w:rPr>
          <w:t> </w:t>
        </w:r>
        <w:r w:rsidRPr="00EA77D9">
          <w:t xml:space="preserve"> </w:t>
        </w:r>
        <w:proofErr w:type="gramEnd"/>
        <w:r w:rsidRPr="00EA77D9">
          <w:fldChar w:fldCharType="end"/>
        </w:r>
        <w:r w:rsidRPr="00EA77D9">
          <w:fldChar w:fldCharType="begin"/>
        </w:r>
        <w:r w:rsidRPr="00EA77D9">
          <w:instrText xml:space="preserve"> HYPERLINK "http://sundharakeralam.blogspot.com/search?updated-min=2010-01-01T00%3A00%3A00-08%3A00&amp;updated-max=2011-01-01T00%3A00%3A00-08%3A00&amp;max-results=1" </w:instrText>
        </w:r>
        <w:r w:rsidRPr="00EA77D9">
          <w:fldChar w:fldCharType="separate"/>
        </w:r>
        <w:r w:rsidRPr="00EA77D9">
          <w:t>2010</w:t>
        </w:r>
        <w:r w:rsidRPr="00EA77D9">
          <w:fldChar w:fldCharType="end"/>
        </w:r>
        <w:r w:rsidRPr="00EA77D9">
          <w:t xml:space="preserve"> (1) </w:t>
        </w:r>
      </w:ins>
    </w:p>
    <w:p w:rsidR="00EA77D9" w:rsidRPr="00EA77D9" w:rsidRDefault="00EA77D9" w:rsidP="00EA77D9">
      <w:pPr>
        <w:rPr>
          <w:ins w:id="36" w:author="Unknown"/>
        </w:rPr>
      </w:pPr>
      <w:ins w:id="37"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rPr>
            <w:rFonts w:ascii="Calibri" w:hAnsi="Calibri" w:cs="Calibri"/>
          </w:rPr>
          <w:t> </w:t>
        </w:r>
        <w:r w:rsidRPr="00EA77D9">
          <w:t xml:space="preserve"> </w:t>
        </w:r>
        <w:proofErr w:type="gramEnd"/>
        <w:r w:rsidRPr="00EA77D9">
          <w:fldChar w:fldCharType="end"/>
        </w:r>
        <w:r w:rsidRPr="00EA77D9">
          <w:fldChar w:fldCharType="begin"/>
        </w:r>
        <w:r w:rsidRPr="00EA77D9">
          <w:instrText xml:space="preserve"> HYPERLINK "http://sundharakeralam.blogspot.com/2010_06_01_archive.html" </w:instrText>
        </w:r>
        <w:r w:rsidRPr="00EA77D9">
          <w:fldChar w:fldCharType="separate"/>
        </w:r>
        <w:r w:rsidRPr="00EA77D9">
          <w:t>June</w:t>
        </w:r>
        <w:r w:rsidRPr="00EA77D9">
          <w:fldChar w:fldCharType="end"/>
        </w:r>
        <w:r w:rsidRPr="00EA77D9">
          <w:t xml:space="preserve"> (1) </w:t>
        </w:r>
      </w:ins>
    </w:p>
    <w:p w:rsidR="00EA77D9" w:rsidRPr="00EA77D9" w:rsidRDefault="00EA77D9" w:rsidP="00EA77D9">
      <w:pPr>
        <w:rPr>
          <w:ins w:id="38" w:author="Unknown"/>
        </w:rPr>
      </w:pPr>
      <w:ins w:id="39" w:author="Unknown">
        <w:r w:rsidRPr="00EA77D9">
          <w:lastRenderedPageBreak/>
          <w:fldChar w:fldCharType="begin"/>
        </w:r>
        <w:r w:rsidRPr="00EA77D9">
          <w:instrText xml:space="preserve"> HYPERLINK "http://sundharakeralam.blogspot.com/2010/06/incredible-india.html" </w:instrText>
        </w:r>
        <w:r w:rsidRPr="00EA77D9">
          <w:fldChar w:fldCharType="separate"/>
        </w:r>
        <w:r w:rsidRPr="00EA77D9">
          <w:t>Incredible India</w:t>
        </w:r>
        <w:r w:rsidRPr="00EA77D9">
          <w:fldChar w:fldCharType="end"/>
        </w:r>
        <w:r w:rsidRPr="00EA77D9">
          <w:t xml:space="preserve"> </w:t>
        </w:r>
      </w:ins>
    </w:p>
    <w:p w:rsidR="00EA77D9" w:rsidRPr="00EA77D9" w:rsidRDefault="00EA77D9" w:rsidP="00EA77D9">
      <w:pPr>
        <w:rPr>
          <w:ins w:id="40" w:author="Unknown"/>
        </w:rPr>
      </w:pPr>
      <w:ins w:id="41"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"http://sundharakeralam.blogspot.com/search?updated-min=2009-01-01T00%3A00%3A00-08%3A00&amp;updated-max=2010-01-01T00%3A00%3A00-08%3A00&amp;max-results=18" </w:instrText>
        </w:r>
        <w:r w:rsidRPr="00EA77D9">
          <w:fldChar w:fldCharType="separate"/>
        </w:r>
        <w:r w:rsidRPr="00EA77D9">
          <w:t>2009</w:t>
        </w:r>
        <w:r w:rsidRPr="00EA77D9">
          <w:fldChar w:fldCharType="end"/>
        </w:r>
        <w:r w:rsidRPr="00EA77D9">
          <w:t xml:space="preserve"> (18) </w:t>
        </w:r>
      </w:ins>
    </w:p>
    <w:p w:rsidR="00EA77D9" w:rsidRPr="00EA77D9" w:rsidRDefault="00EA77D9" w:rsidP="00EA77D9">
      <w:pPr>
        <w:rPr>
          <w:ins w:id="42" w:author="Unknown"/>
        </w:rPr>
      </w:pPr>
      <w:ins w:id="43"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"http://sundharakeralam.blogspot.com/2009_12_01_archive.html" </w:instrText>
        </w:r>
        <w:r w:rsidRPr="00EA77D9">
          <w:fldChar w:fldCharType="separate"/>
        </w:r>
        <w:r w:rsidRPr="00EA77D9">
          <w:t>December</w:t>
        </w:r>
        <w:r w:rsidRPr="00EA77D9">
          <w:fldChar w:fldCharType="end"/>
        </w:r>
        <w:r w:rsidRPr="00EA77D9">
          <w:t xml:space="preserve"> (5) </w:t>
        </w:r>
      </w:ins>
    </w:p>
    <w:p w:rsidR="00EA77D9" w:rsidRPr="00EA77D9" w:rsidRDefault="00EA77D9" w:rsidP="00EA77D9">
      <w:pPr>
        <w:rPr>
          <w:ins w:id="44" w:author="Unknown"/>
        </w:rPr>
      </w:pPr>
      <w:ins w:id="45" w:author="Unknown">
        <w:r w:rsidRPr="00EA77D9">
          <w:fldChar w:fldCharType="begin"/>
        </w:r>
        <w:r w:rsidRPr="00EA77D9">
          <w:instrText xml:space="preserve"> HYPERLINK "http://sundharakeralam.blogspot.com/2009/12/island.html" </w:instrText>
        </w:r>
        <w:r w:rsidRPr="00EA77D9">
          <w:fldChar w:fldCharType="separate"/>
        </w:r>
        <w:r w:rsidRPr="00EA77D9">
          <w:t>An Island!</w:t>
        </w:r>
        <w:r w:rsidRPr="00EA77D9">
          <w:fldChar w:fldCharType="end"/>
        </w:r>
        <w:r w:rsidRPr="00EA77D9">
          <w:t xml:space="preserve"> </w:t>
        </w:r>
      </w:ins>
    </w:p>
    <w:p w:rsidR="00EA77D9" w:rsidRPr="00EA77D9" w:rsidRDefault="00EA77D9" w:rsidP="00EA77D9">
      <w:pPr>
        <w:rPr>
          <w:ins w:id="46" w:author="Unknown"/>
        </w:rPr>
      </w:pPr>
      <w:ins w:id="47" w:author="Unknown">
        <w:r w:rsidRPr="00EA77D9">
          <w:fldChar w:fldCharType="begin"/>
        </w:r>
        <w:r w:rsidRPr="00EA77D9">
          <w:instrText xml:space="preserve"> HYPERLINK "http://sundharakeralam.blogspot.com/2009/12/boatshouseboats.html" </w:instrText>
        </w:r>
        <w:r w:rsidRPr="00EA77D9">
          <w:fldChar w:fldCharType="separate"/>
        </w:r>
        <w:r w:rsidRPr="00EA77D9">
          <w:t>Boats...Houseboats...</w:t>
        </w:r>
        <w:r w:rsidRPr="00EA77D9">
          <w:fldChar w:fldCharType="end"/>
        </w:r>
        <w:r w:rsidRPr="00EA77D9">
          <w:t xml:space="preserve"> </w:t>
        </w:r>
      </w:ins>
    </w:p>
    <w:p w:rsidR="00EA77D9" w:rsidRPr="00EA77D9" w:rsidRDefault="00EA77D9" w:rsidP="00EA77D9">
      <w:pPr>
        <w:rPr>
          <w:ins w:id="48" w:author="Unknown"/>
        </w:rPr>
      </w:pPr>
      <w:ins w:id="49" w:author="Unknown">
        <w:r w:rsidRPr="00EA77D9">
          <w:fldChar w:fldCharType="begin"/>
        </w:r>
        <w:r w:rsidRPr="00EA77D9">
          <w:instrText xml:space="preserve"> HYPERLINK "http://sundharakeralam.blogspot.com/2009/12/kallarthiruvananthapuram.html" </w:instrText>
        </w:r>
        <w:r w:rsidRPr="00EA77D9">
          <w:fldChar w:fldCharType="separate"/>
        </w:r>
        <w:proofErr w:type="spellStart"/>
        <w:r w:rsidRPr="00EA77D9">
          <w:t>Kallar</w:t>
        </w:r>
        <w:proofErr w:type="gramStart"/>
        <w:r w:rsidRPr="00EA77D9">
          <w:t>,Thiruvananthapuram</w:t>
        </w:r>
        <w:proofErr w:type="spellEnd"/>
        <w:proofErr w:type="gramEnd"/>
        <w:r w:rsidRPr="00EA77D9">
          <w:t>...</w:t>
        </w:r>
        <w:r w:rsidRPr="00EA77D9">
          <w:fldChar w:fldCharType="end"/>
        </w:r>
        <w:r w:rsidRPr="00EA77D9">
          <w:t xml:space="preserve"> </w:t>
        </w:r>
      </w:ins>
    </w:p>
    <w:p w:rsidR="00EA77D9" w:rsidRPr="00EA77D9" w:rsidRDefault="00EA77D9" w:rsidP="00EA77D9">
      <w:pPr>
        <w:rPr>
          <w:ins w:id="50" w:author="Unknown"/>
        </w:rPr>
      </w:pPr>
      <w:ins w:id="51" w:author="Unknown">
        <w:r w:rsidRPr="00EA77D9">
          <w:fldChar w:fldCharType="begin"/>
        </w:r>
        <w:r w:rsidRPr="00EA77D9">
          <w:instrText xml:space="preserve"> HYPERLINK "http://sundharakeralam.blogspot.com/2009/12/chinnar-wildlife-sanctuary.html" </w:instrText>
        </w:r>
        <w:r w:rsidRPr="00EA77D9">
          <w:fldChar w:fldCharType="separate"/>
        </w:r>
        <w:proofErr w:type="spellStart"/>
        <w:proofErr w:type="gramStart"/>
        <w:r w:rsidRPr="00EA77D9">
          <w:t>Chinnar</w:t>
        </w:r>
        <w:proofErr w:type="spellEnd"/>
        <w:r w:rsidRPr="00EA77D9">
          <w:t xml:space="preserve"> wildlife Sanctuary.</w:t>
        </w:r>
        <w:proofErr w:type="gramEnd"/>
        <w:r w:rsidRPr="00EA77D9">
          <w:fldChar w:fldCharType="end"/>
        </w:r>
        <w:r w:rsidRPr="00EA77D9">
          <w:t xml:space="preserve"> </w:t>
        </w:r>
      </w:ins>
    </w:p>
    <w:p w:rsidR="00EA77D9" w:rsidRPr="00EA77D9" w:rsidRDefault="00EA77D9" w:rsidP="00EA77D9">
      <w:pPr>
        <w:rPr>
          <w:ins w:id="52" w:author="Unknown"/>
        </w:rPr>
      </w:pPr>
      <w:ins w:id="53" w:author="Unknown">
        <w:r w:rsidRPr="00EA77D9">
          <w:fldChar w:fldCharType="begin"/>
        </w:r>
        <w:r w:rsidRPr="00EA77D9">
          <w:instrText xml:space="preserve"> HYPERLINK "http://sundharakeralam.blogspot.com/2009/12/thekkady-elephants.html" </w:instrText>
        </w:r>
        <w:r w:rsidRPr="00EA77D9">
          <w:fldChar w:fldCharType="separate"/>
        </w:r>
        <w:proofErr w:type="spellStart"/>
        <w:r w:rsidRPr="00EA77D9">
          <w:t>Thekkady</w:t>
        </w:r>
        <w:proofErr w:type="spellEnd"/>
        <w:r w:rsidRPr="00EA77D9">
          <w:t xml:space="preserve"> Elephants!!!</w:t>
        </w:r>
        <w:r w:rsidRPr="00EA77D9">
          <w:fldChar w:fldCharType="end"/>
        </w:r>
        <w:r w:rsidRPr="00EA77D9">
          <w:t xml:space="preserve"> </w:t>
        </w:r>
      </w:ins>
    </w:p>
    <w:p w:rsidR="00EA77D9" w:rsidRPr="00EA77D9" w:rsidRDefault="00EA77D9" w:rsidP="00EA77D9">
      <w:pPr>
        <w:rPr>
          <w:ins w:id="54" w:author="Unknown"/>
        </w:rPr>
      </w:pPr>
      <w:ins w:id="55"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"http://sundharakeralam.blogspot.com/2009_07_01_archive.html" </w:instrText>
        </w:r>
        <w:r w:rsidRPr="00EA77D9">
          <w:fldChar w:fldCharType="separate"/>
        </w:r>
        <w:r w:rsidRPr="00EA77D9">
          <w:t>July</w:t>
        </w:r>
        <w:r w:rsidRPr="00EA77D9">
          <w:fldChar w:fldCharType="end"/>
        </w:r>
        <w:r w:rsidRPr="00EA77D9">
          <w:t xml:space="preserve"> (3) </w:t>
        </w:r>
      </w:ins>
    </w:p>
    <w:p w:rsidR="00EA77D9" w:rsidRPr="00EA77D9" w:rsidRDefault="00EA77D9" w:rsidP="00EA77D9">
      <w:pPr>
        <w:rPr>
          <w:ins w:id="56" w:author="Unknown"/>
        </w:rPr>
      </w:pPr>
      <w:ins w:id="57" w:author="Unknown">
        <w:r w:rsidRPr="00EA77D9">
          <w:fldChar w:fldCharType="begin"/>
        </w:r>
        <w:r w:rsidRPr="00EA77D9">
          <w:instrText xml:space="preserve"> HYPERLINK "http://sundharakeralam.blogspot.com/2009/07/random-wallpapers.html" </w:instrText>
        </w:r>
        <w:r w:rsidRPr="00EA77D9">
          <w:fldChar w:fldCharType="separate"/>
        </w:r>
        <w:proofErr w:type="spellStart"/>
        <w:r w:rsidRPr="00EA77D9">
          <w:t>RAndom</w:t>
        </w:r>
        <w:proofErr w:type="spellEnd"/>
        <w:r w:rsidRPr="00EA77D9">
          <w:t xml:space="preserve"> wallpapers........</w:t>
        </w:r>
        <w:r w:rsidRPr="00EA77D9">
          <w:fldChar w:fldCharType="end"/>
        </w:r>
        <w:r w:rsidRPr="00EA77D9">
          <w:t xml:space="preserve"> </w:t>
        </w:r>
      </w:ins>
    </w:p>
    <w:p w:rsidR="00EA77D9" w:rsidRPr="00EA77D9" w:rsidRDefault="00EA77D9" w:rsidP="00EA77D9">
      <w:pPr>
        <w:rPr>
          <w:ins w:id="58" w:author="Unknown"/>
        </w:rPr>
      </w:pPr>
      <w:ins w:id="59" w:author="Unknown">
        <w:r w:rsidRPr="00EA77D9">
          <w:fldChar w:fldCharType="begin"/>
        </w:r>
        <w:r w:rsidRPr="00EA77D9">
          <w:instrText xml:space="preserve"> HYPERLINK "http://sundharakeralam.blogspot.com/2009/07/neendakaraaround-bridge.html" </w:instrText>
        </w:r>
        <w:r w:rsidRPr="00EA77D9">
          <w:fldChar w:fldCharType="separate"/>
        </w:r>
        <w:proofErr w:type="spellStart"/>
        <w:r w:rsidRPr="00EA77D9">
          <w:t>Neendakara</w:t>
        </w:r>
        <w:proofErr w:type="spellEnd"/>
        <w:r w:rsidRPr="00EA77D9">
          <w:t>.......Around the bridge....</w:t>
        </w:r>
        <w:r w:rsidRPr="00EA77D9">
          <w:fldChar w:fldCharType="end"/>
        </w:r>
        <w:r w:rsidRPr="00EA77D9">
          <w:t xml:space="preserve"> </w:t>
        </w:r>
      </w:ins>
    </w:p>
    <w:p w:rsidR="00EA77D9" w:rsidRPr="00EA77D9" w:rsidRDefault="00EA77D9" w:rsidP="00EA77D9">
      <w:pPr>
        <w:rPr>
          <w:ins w:id="60" w:author="Unknown"/>
        </w:rPr>
      </w:pPr>
      <w:ins w:id="61" w:author="Unknown">
        <w:r w:rsidRPr="00EA77D9">
          <w:fldChar w:fldCharType="begin"/>
        </w:r>
        <w:r w:rsidRPr="00EA77D9">
          <w:instrText xml:space="preserve"> HYPERLINK "http://sundharakeralam.blogspot.com/2009/07/wayand-dams-n-valleys.html" </w:instrText>
        </w:r>
        <w:r w:rsidRPr="00EA77D9">
          <w:fldChar w:fldCharType="separate"/>
        </w:r>
        <w:proofErr w:type="spellStart"/>
        <w:r w:rsidRPr="00EA77D9">
          <w:t>Wayand</w:t>
        </w:r>
        <w:proofErr w:type="spellEnd"/>
        <w:r w:rsidRPr="00EA77D9">
          <w:t xml:space="preserve"> dams n valleys.........</w:t>
        </w:r>
        <w:r w:rsidRPr="00EA77D9">
          <w:fldChar w:fldCharType="end"/>
        </w:r>
        <w:r w:rsidRPr="00EA77D9">
          <w:t xml:space="preserve"> </w:t>
        </w:r>
      </w:ins>
    </w:p>
    <w:p w:rsidR="00EA77D9" w:rsidRPr="00EA77D9" w:rsidRDefault="00EA77D9" w:rsidP="00EA77D9">
      <w:pPr>
        <w:rPr>
          <w:ins w:id="62" w:author="Unknown"/>
        </w:rPr>
      </w:pPr>
      <w:ins w:id="63"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"http://sundharakeralam.blogspot.com/2009_04_01_archive.html" </w:instrText>
        </w:r>
        <w:r w:rsidRPr="00EA77D9">
          <w:fldChar w:fldCharType="separate"/>
        </w:r>
        <w:r w:rsidRPr="00EA77D9">
          <w:t>April</w:t>
        </w:r>
        <w:r w:rsidRPr="00EA77D9">
          <w:fldChar w:fldCharType="end"/>
        </w:r>
        <w:r w:rsidRPr="00EA77D9">
          <w:t xml:space="preserve"> (2) </w:t>
        </w:r>
      </w:ins>
    </w:p>
    <w:p w:rsidR="00EA77D9" w:rsidRPr="00EA77D9" w:rsidRDefault="00EA77D9" w:rsidP="00EA77D9">
      <w:pPr>
        <w:rPr>
          <w:ins w:id="64" w:author="Unknown"/>
        </w:rPr>
      </w:pPr>
      <w:ins w:id="65" w:author="Unknown">
        <w:r w:rsidRPr="00EA77D9">
          <w:fldChar w:fldCharType="begin"/>
        </w:r>
        <w:r w:rsidRPr="00EA77D9">
          <w:instrText xml:space="preserve"> HYPERLINK "http://sundharakeralam.blogspot.com/2009/04/travel-video-festival.html" </w:instrText>
        </w:r>
        <w:r w:rsidRPr="00EA77D9">
          <w:fldChar w:fldCharType="separate"/>
        </w:r>
        <w:r w:rsidRPr="00EA77D9">
          <w:t>Travel Video Festival</w:t>
        </w:r>
        <w:r w:rsidRPr="00EA77D9">
          <w:fldChar w:fldCharType="end"/>
        </w:r>
        <w:r w:rsidRPr="00EA77D9">
          <w:t xml:space="preserve"> </w:t>
        </w:r>
      </w:ins>
    </w:p>
    <w:p w:rsidR="00EA77D9" w:rsidRPr="00EA77D9" w:rsidRDefault="00EA77D9" w:rsidP="00EA77D9">
      <w:pPr>
        <w:rPr>
          <w:ins w:id="66" w:author="Unknown"/>
        </w:rPr>
      </w:pPr>
      <w:ins w:id="67" w:author="Unknown">
        <w:r w:rsidRPr="00EA77D9">
          <w:fldChar w:fldCharType="begin"/>
        </w:r>
        <w:r w:rsidRPr="00EA77D9">
          <w:instrText xml:space="preserve"> HYPERLINK "http://sundharakeralam.blogspot.com/2009/04/vishu-specialpictures-of-kanikkonna.html" </w:instrText>
        </w:r>
        <w:r w:rsidRPr="00EA77D9">
          <w:fldChar w:fldCharType="separate"/>
        </w:r>
        <w:proofErr w:type="spellStart"/>
        <w:r w:rsidRPr="00EA77D9">
          <w:t>Vishu</w:t>
        </w:r>
        <w:proofErr w:type="spellEnd"/>
        <w:r w:rsidRPr="00EA77D9">
          <w:t xml:space="preserve"> </w:t>
        </w:r>
        <w:proofErr w:type="spellStart"/>
        <w:r w:rsidRPr="00EA77D9">
          <w:t>special</w:t>
        </w:r>
        <w:proofErr w:type="gramStart"/>
        <w:r w:rsidRPr="00EA77D9">
          <w:t>:Pictures</w:t>
        </w:r>
        <w:proofErr w:type="spellEnd"/>
        <w:proofErr w:type="gramEnd"/>
        <w:r w:rsidRPr="00EA77D9">
          <w:t xml:space="preserve"> of </w:t>
        </w:r>
        <w:proofErr w:type="spellStart"/>
        <w:r w:rsidRPr="00EA77D9">
          <w:t>Kanikkonna</w:t>
        </w:r>
        <w:proofErr w:type="spellEnd"/>
        <w:r w:rsidRPr="00EA77D9">
          <w:fldChar w:fldCharType="end"/>
        </w:r>
        <w:r w:rsidRPr="00EA77D9">
          <w:t xml:space="preserve"> </w:t>
        </w:r>
      </w:ins>
    </w:p>
    <w:p w:rsidR="00EA77D9" w:rsidRPr="00EA77D9" w:rsidRDefault="00EA77D9" w:rsidP="00EA77D9">
      <w:pPr>
        <w:rPr>
          <w:ins w:id="68" w:author="Unknown"/>
        </w:rPr>
      </w:pPr>
      <w:ins w:id="69"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"http://sundharakeralam.blogspot.com/2009_03_01_archive.html" </w:instrText>
        </w:r>
        <w:r w:rsidRPr="00EA77D9">
          <w:fldChar w:fldCharType="separate"/>
        </w:r>
        <w:r w:rsidRPr="00EA77D9">
          <w:t>March</w:t>
        </w:r>
        <w:r w:rsidRPr="00EA77D9">
          <w:fldChar w:fldCharType="end"/>
        </w:r>
        <w:r w:rsidRPr="00EA77D9">
          <w:t xml:space="preserve"> (7) </w:t>
        </w:r>
      </w:ins>
    </w:p>
    <w:p w:rsidR="00EA77D9" w:rsidRPr="00EA77D9" w:rsidRDefault="00EA77D9" w:rsidP="00EA77D9">
      <w:pPr>
        <w:rPr>
          <w:ins w:id="70" w:author="Unknown"/>
        </w:rPr>
      </w:pPr>
      <w:ins w:id="71" w:author="Unknown">
        <w:r w:rsidRPr="00EA77D9">
          <w:fldChar w:fldCharType="begin"/>
        </w:r>
        <w:r w:rsidRPr="00EA77D9">
          <w:instrText xml:space="preserve"> HYPERLINK "http://sundharakeralam.blogspot.com/2008/09/some-fruits-from-kerala.html" </w:instrText>
        </w:r>
        <w:r w:rsidRPr="00EA77D9">
          <w:fldChar w:fldCharType="separate"/>
        </w:r>
        <w:r w:rsidRPr="00EA77D9">
          <w:t>Some fruits from Kerala.</w:t>
        </w:r>
        <w:r w:rsidRPr="00EA77D9">
          <w:fldChar w:fldCharType="end"/>
        </w:r>
        <w:r w:rsidRPr="00EA77D9">
          <w:t xml:space="preserve"> </w:t>
        </w:r>
      </w:ins>
    </w:p>
    <w:p w:rsidR="00EA77D9" w:rsidRPr="00EA77D9" w:rsidRDefault="00EA77D9" w:rsidP="00EA77D9">
      <w:pPr>
        <w:rPr>
          <w:ins w:id="72" w:author="Unknown"/>
        </w:rPr>
      </w:pPr>
      <w:ins w:id="73" w:author="Unknown">
        <w:r w:rsidRPr="00EA77D9">
          <w:fldChar w:fldCharType="begin"/>
        </w:r>
        <w:r w:rsidRPr="00EA77D9">
          <w:instrText xml:space="preserve"> HYPERLINK "http://sundharakeralam.blogspot.com/2008/09/idukki-tea-plantationslandscapewaterfal.html" </w:instrText>
        </w:r>
        <w:r w:rsidRPr="00EA77D9">
          <w:fldChar w:fldCharType="separate"/>
        </w:r>
        <w:proofErr w:type="spellStart"/>
        <w:r w:rsidRPr="00EA77D9">
          <w:t>Idukki</w:t>
        </w:r>
        <w:proofErr w:type="spellEnd"/>
        <w:r w:rsidRPr="00EA77D9">
          <w:t xml:space="preserve"> tea </w:t>
        </w:r>
        <w:proofErr w:type="spellStart"/>
        <w:r w:rsidRPr="00EA77D9">
          <w:t>plantations</w:t>
        </w:r>
        <w:proofErr w:type="gramStart"/>
        <w:r w:rsidRPr="00EA77D9">
          <w:t>,landscape,waterfall</w:t>
        </w:r>
        <w:proofErr w:type="spellEnd"/>
        <w:proofErr w:type="gramEnd"/>
        <w:r w:rsidRPr="00EA77D9">
          <w:t>...........</w:t>
        </w:r>
        <w:r w:rsidRPr="00EA77D9">
          <w:fldChar w:fldCharType="end"/>
        </w:r>
        <w:r w:rsidRPr="00EA77D9">
          <w:t xml:space="preserve"> </w:t>
        </w:r>
      </w:ins>
    </w:p>
    <w:p w:rsidR="00EA77D9" w:rsidRPr="00EA77D9" w:rsidRDefault="00EA77D9" w:rsidP="00EA77D9">
      <w:pPr>
        <w:rPr>
          <w:ins w:id="74" w:author="Unknown"/>
        </w:rPr>
      </w:pPr>
      <w:ins w:id="75" w:author="Unknown">
        <w:r w:rsidRPr="00EA77D9">
          <w:fldChar w:fldCharType="begin"/>
        </w:r>
        <w:r w:rsidRPr="00EA77D9">
          <w:instrText xml:space="preserve"> HYPERLINK "http://sundharakeralam.blogspot.com/2008/09/valleys-of-kerala.html" </w:instrText>
        </w:r>
        <w:r w:rsidRPr="00EA77D9">
          <w:fldChar w:fldCharType="separate"/>
        </w:r>
        <w:r w:rsidRPr="00EA77D9">
          <w:t xml:space="preserve">Valleys of </w:t>
        </w:r>
        <w:proofErr w:type="spellStart"/>
        <w:r w:rsidRPr="00EA77D9">
          <w:t>kerala</w:t>
        </w:r>
        <w:proofErr w:type="spellEnd"/>
        <w:r w:rsidRPr="00EA77D9">
          <w:fldChar w:fldCharType="end"/>
        </w:r>
        <w:r w:rsidRPr="00EA77D9">
          <w:t xml:space="preserve"> </w:t>
        </w:r>
      </w:ins>
    </w:p>
    <w:p w:rsidR="00EA77D9" w:rsidRPr="00EA77D9" w:rsidRDefault="00EA77D9" w:rsidP="00EA77D9">
      <w:pPr>
        <w:rPr>
          <w:ins w:id="76" w:author="Unknown"/>
        </w:rPr>
      </w:pPr>
      <w:ins w:id="77" w:author="Unknown">
        <w:r w:rsidRPr="00EA77D9">
          <w:fldChar w:fldCharType="begin"/>
        </w:r>
        <w:r w:rsidRPr="00EA77D9">
          <w:instrText xml:space="preserve"> HYPERLINK "http://sundharakeralam.blogspot.com/2008/08/periyar-tiger-reserve.html" </w:instrText>
        </w:r>
        <w:r w:rsidRPr="00EA77D9">
          <w:fldChar w:fldCharType="separate"/>
        </w:r>
        <w:proofErr w:type="spellStart"/>
        <w:r w:rsidRPr="00EA77D9">
          <w:t>Periyar</w:t>
        </w:r>
        <w:proofErr w:type="spellEnd"/>
        <w:r w:rsidRPr="00EA77D9">
          <w:t xml:space="preserve"> Tiger Reserve</w:t>
        </w:r>
        <w:r w:rsidRPr="00EA77D9">
          <w:fldChar w:fldCharType="end"/>
        </w:r>
        <w:r w:rsidRPr="00EA77D9">
          <w:t xml:space="preserve"> </w:t>
        </w:r>
      </w:ins>
    </w:p>
    <w:p w:rsidR="00EA77D9" w:rsidRPr="00EA77D9" w:rsidRDefault="00EA77D9" w:rsidP="00EA77D9">
      <w:pPr>
        <w:rPr>
          <w:ins w:id="78" w:author="Unknown"/>
        </w:rPr>
      </w:pPr>
      <w:ins w:id="79" w:author="Unknown">
        <w:r w:rsidRPr="00EA77D9">
          <w:fldChar w:fldCharType="begin"/>
        </w:r>
        <w:r w:rsidRPr="00EA77D9">
          <w:instrText xml:space="preserve"> HYPERLINK "http://sundharakeralam.blogspot.com/2008/08/kumarakom-backwaters.html" </w:instrText>
        </w:r>
        <w:r w:rsidRPr="00EA77D9">
          <w:fldChar w:fldCharType="separate"/>
        </w:r>
        <w:proofErr w:type="spellStart"/>
        <w:proofErr w:type="gramStart"/>
        <w:r w:rsidRPr="00EA77D9">
          <w:t>Kumarakom</w:t>
        </w:r>
        <w:proofErr w:type="spellEnd"/>
        <w:r w:rsidRPr="00EA77D9">
          <w:t xml:space="preserve"> backwaters.</w:t>
        </w:r>
        <w:proofErr w:type="gramEnd"/>
        <w:r w:rsidRPr="00EA77D9">
          <w:fldChar w:fldCharType="end"/>
        </w:r>
        <w:r w:rsidRPr="00EA77D9">
          <w:t xml:space="preserve"> </w:t>
        </w:r>
      </w:ins>
    </w:p>
    <w:p w:rsidR="00EA77D9" w:rsidRPr="00EA77D9" w:rsidRDefault="00EA77D9" w:rsidP="00EA77D9">
      <w:pPr>
        <w:rPr>
          <w:ins w:id="80" w:author="Unknown"/>
        </w:rPr>
      </w:pPr>
      <w:ins w:id="81" w:author="Unknown">
        <w:r w:rsidRPr="00EA77D9">
          <w:fldChar w:fldCharType="begin"/>
        </w:r>
        <w:r w:rsidRPr="00EA77D9">
          <w:instrText xml:space="preserve"> HYPERLINK "http://sundharakeralam.blogspot.com/2008/08/tea-plantations.html" </w:instrText>
        </w:r>
        <w:r w:rsidRPr="00EA77D9">
          <w:fldChar w:fldCharType="separate"/>
        </w:r>
        <w:r w:rsidRPr="00EA77D9">
          <w:t xml:space="preserve">Tea Plantations </w:t>
        </w:r>
        <w:proofErr w:type="spellStart"/>
        <w:r w:rsidRPr="00EA77D9">
          <w:t>Munnar</w:t>
        </w:r>
        <w:proofErr w:type="spellEnd"/>
        <w:r w:rsidRPr="00EA77D9">
          <w:fldChar w:fldCharType="end"/>
        </w:r>
        <w:r w:rsidRPr="00EA77D9">
          <w:t xml:space="preserve"> </w:t>
        </w:r>
      </w:ins>
    </w:p>
    <w:p w:rsidR="00EA77D9" w:rsidRPr="00EA77D9" w:rsidRDefault="00EA77D9" w:rsidP="00EA77D9">
      <w:pPr>
        <w:rPr>
          <w:ins w:id="82" w:author="Unknown"/>
        </w:rPr>
      </w:pPr>
      <w:ins w:id="83" w:author="Unknown">
        <w:r w:rsidRPr="00EA77D9">
          <w:fldChar w:fldCharType="begin"/>
        </w:r>
        <w:r w:rsidRPr="00EA77D9">
          <w:instrText xml:space="preserve"> HYPERLINK "http://sundharakeralam.blogspot.com/2008/08/shyama-sundhara-keralam.html" </w:instrText>
        </w:r>
        <w:r w:rsidRPr="00EA77D9">
          <w:fldChar w:fldCharType="separate"/>
        </w:r>
        <w:proofErr w:type="spellStart"/>
        <w:r w:rsidRPr="00EA77D9">
          <w:t>Shyama</w:t>
        </w:r>
        <w:proofErr w:type="spellEnd"/>
        <w:r w:rsidRPr="00EA77D9">
          <w:t xml:space="preserve"> </w:t>
        </w:r>
        <w:proofErr w:type="spellStart"/>
        <w:r w:rsidRPr="00EA77D9">
          <w:t>Sundhara</w:t>
        </w:r>
        <w:proofErr w:type="spellEnd"/>
        <w:r w:rsidRPr="00EA77D9">
          <w:t xml:space="preserve"> </w:t>
        </w:r>
        <w:proofErr w:type="spellStart"/>
        <w:r w:rsidRPr="00EA77D9">
          <w:t>Keralam</w:t>
        </w:r>
        <w:proofErr w:type="spellEnd"/>
        <w:r w:rsidRPr="00EA77D9">
          <w:t>.</w:t>
        </w:r>
        <w:r w:rsidRPr="00EA77D9">
          <w:fldChar w:fldCharType="end"/>
        </w:r>
        <w:r w:rsidRPr="00EA77D9">
          <w:t xml:space="preserve"> </w:t>
        </w:r>
      </w:ins>
    </w:p>
    <w:p w:rsidR="00EA77D9" w:rsidRPr="00EA77D9" w:rsidRDefault="00EA77D9" w:rsidP="00EA77D9">
      <w:pPr>
        <w:rPr>
          <w:ins w:id="84" w:author="Unknown"/>
        </w:rPr>
      </w:pPr>
      <w:ins w:id="85"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"http://sundharakeralam.blogspot.com/2009_02_01_archive.html" </w:instrText>
        </w:r>
        <w:r w:rsidRPr="00EA77D9">
          <w:fldChar w:fldCharType="separate"/>
        </w:r>
        <w:r w:rsidRPr="00EA77D9">
          <w:t>February</w:t>
        </w:r>
        <w:r w:rsidRPr="00EA77D9">
          <w:fldChar w:fldCharType="end"/>
        </w:r>
        <w:r w:rsidRPr="00EA77D9">
          <w:t xml:space="preserve"> (1) </w:t>
        </w:r>
      </w:ins>
    </w:p>
    <w:p w:rsidR="00EA77D9" w:rsidRPr="00EA77D9" w:rsidRDefault="00EA77D9" w:rsidP="00EA77D9">
      <w:pPr>
        <w:rPr>
          <w:ins w:id="86" w:author="Unknown"/>
        </w:rPr>
      </w:pPr>
      <w:ins w:id="87" w:author="Unknown">
        <w:r w:rsidRPr="00EA77D9">
          <w:fldChar w:fldCharType="begin"/>
        </w:r>
        <w:r w:rsidRPr="00EA77D9">
          <w:instrText xml:space="preserve"> HYPERLINK "http://sundharakeralam.blogspot.com/2009/02/some-flowers-from-kerala.html" </w:instrText>
        </w:r>
        <w:r w:rsidRPr="00EA77D9">
          <w:fldChar w:fldCharType="separate"/>
        </w:r>
        <w:r w:rsidRPr="00EA77D9">
          <w:t>Some flowers from Kerala.....</w:t>
        </w:r>
        <w:r w:rsidRPr="00EA77D9">
          <w:fldChar w:fldCharType="end"/>
        </w:r>
        <w:r w:rsidRPr="00EA77D9">
          <w:t xml:space="preserve"> </w:t>
        </w:r>
      </w:ins>
    </w:p>
    <w:p w:rsidR="00EA77D9" w:rsidRPr="00EA77D9" w:rsidRDefault="00EA77D9" w:rsidP="00EA77D9">
      <w:pPr>
        <w:rPr>
          <w:ins w:id="88" w:author="Unknown"/>
        </w:rPr>
      </w:pPr>
      <w:ins w:id="89" w:author="Unknown">
        <w:r w:rsidRPr="00EA77D9">
          <w:lastRenderedPageBreak/>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"http://sundharakeralam.blogspot.com/search?updated-min=2008-01-01T00%3A00%3A00-08%3A00&amp;updated-max=2009-01-01T00%3A00%3A00-08%3A00&amp;max-results=15" </w:instrText>
        </w:r>
        <w:r w:rsidRPr="00EA77D9">
          <w:fldChar w:fldCharType="separate"/>
        </w:r>
        <w:r w:rsidRPr="00EA77D9">
          <w:t>2008</w:t>
        </w:r>
        <w:r w:rsidRPr="00EA77D9">
          <w:fldChar w:fldCharType="end"/>
        </w:r>
        <w:r w:rsidRPr="00EA77D9">
          <w:t xml:space="preserve"> (15) </w:t>
        </w:r>
      </w:ins>
    </w:p>
    <w:p w:rsidR="00EA77D9" w:rsidRPr="00EA77D9" w:rsidRDefault="00EA77D9" w:rsidP="00EA77D9">
      <w:pPr>
        <w:rPr>
          <w:ins w:id="90" w:author="Unknown"/>
        </w:rPr>
      </w:pPr>
      <w:ins w:id="91"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"http://sundharakeralam.blogspot.com/2008_11_01_archive.html" </w:instrText>
        </w:r>
        <w:r w:rsidRPr="00EA77D9">
          <w:fldChar w:fldCharType="separate"/>
        </w:r>
        <w:r w:rsidRPr="00EA77D9">
          <w:t>November</w:t>
        </w:r>
        <w:r w:rsidRPr="00EA77D9">
          <w:fldChar w:fldCharType="end"/>
        </w:r>
        <w:r w:rsidRPr="00EA77D9">
          <w:t xml:space="preserve"> (2) </w:t>
        </w:r>
      </w:ins>
    </w:p>
    <w:p w:rsidR="00EA77D9" w:rsidRPr="00EA77D9" w:rsidRDefault="00EA77D9" w:rsidP="00EA77D9">
      <w:pPr>
        <w:rPr>
          <w:ins w:id="92" w:author="Unknown"/>
        </w:rPr>
      </w:pPr>
      <w:ins w:id="93" w:author="Unknown">
        <w:r w:rsidRPr="00EA77D9">
          <w:fldChar w:fldCharType="begin"/>
        </w:r>
        <w:r w:rsidRPr="00EA77D9">
          <w:instrText xml:space="preserve"> HYPERLINK "http://sundharakeralam.blogspot.com/2008/11/athirapally-waterfalls.html" </w:instrText>
        </w:r>
        <w:r w:rsidRPr="00EA77D9">
          <w:fldChar w:fldCharType="separate"/>
        </w:r>
        <w:proofErr w:type="spellStart"/>
        <w:proofErr w:type="gramStart"/>
        <w:r w:rsidRPr="00EA77D9">
          <w:t>Athirapally</w:t>
        </w:r>
        <w:proofErr w:type="spellEnd"/>
        <w:r w:rsidRPr="00EA77D9">
          <w:t xml:space="preserve"> Waterfalls.</w:t>
        </w:r>
        <w:proofErr w:type="gramEnd"/>
        <w:r w:rsidRPr="00EA77D9">
          <w:fldChar w:fldCharType="end"/>
        </w:r>
        <w:r w:rsidRPr="00EA77D9">
          <w:t xml:space="preserve"> </w:t>
        </w:r>
      </w:ins>
    </w:p>
    <w:p w:rsidR="00EA77D9" w:rsidRPr="00EA77D9" w:rsidRDefault="00EA77D9" w:rsidP="00EA77D9">
      <w:pPr>
        <w:rPr>
          <w:ins w:id="94" w:author="Unknown"/>
        </w:rPr>
      </w:pPr>
      <w:ins w:id="95" w:author="Unknown">
        <w:r w:rsidRPr="00EA77D9">
          <w:fldChar w:fldCharType="begin"/>
        </w:r>
        <w:r w:rsidRPr="00EA77D9">
          <w:instrText xml:space="preserve"> HYPERLINK "http://sundharakeralam.blogspot.com/2008/11/peechi-dam-and-its-surroundings.html" </w:instrText>
        </w:r>
        <w:r w:rsidRPr="00EA77D9">
          <w:fldChar w:fldCharType="separate"/>
        </w:r>
        <w:proofErr w:type="spellStart"/>
        <w:r w:rsidRPr="00EA77D9">
          <w:t>Peechi</w:t>
        </w:r>
        <w:proofErr w:type="spellEnd"/>
        <w:r w:rsidRPr="00EA77D9">
          <w:t xml:space="preserve"> dam and </w:t>
        </w:r>
        <w:proofErr w:type="spellStart"/>
        <w:proofErr w:type="gramStart"/>
        <w:r w:rsidRPr="00EA77D9">
          <w:t>it's</w:t>
        </w:r>
        <w:proofErr w:type="spellEnd"/>
        <w:proofErr w:type="gramEnd"/>
        <w:r w:rsidRPr="00EA77D9">
          <w:t xml:space="preserve"> surroundings.</w:t>
        </w:r>
        <w:r w:rsidRPr="00EA77D9">
          <w:fldChar w:fldCharType="end"/>
        </w:r>
        <w:r w:rsidRPr="00EA77D9">
          <w:t xml:space="preserve"> </w:t>
        </w:r>
      </w:ins>
    </w:p>
    <w:p w:rsidR="00EA77D9" w:rsidRPr="00EA77D9" w:rsidRDefault="00EA77D9" w:rsidP="00EA77D9">
      <w:pPr>
        <w:rPr>
          <w:ins w:id="96" w:author="Unknown"/>
        </w:rPr>
      </w:pPr>
      <w:ins w:id="97"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"http://sundharakeralam.blogspot.com/2008_10_01_archive.html" </w:instrText>
        </w:r>
        <w:r w:rsidRPr="00EA77D9">
          <w:fldChar w:fldCharType="separate"/>
        </w:r>
        <w:r w:rsidRPr="00EA77D9">
          <w:t>October</w:t>
        </w:r>
        <w:r w:rsidRPr="00EA77D9">
          <w:fldChar w:fldCharType="end"/>
        </w:r>
        <w:r w:rsidRPr="00EA77D9">
          <w:t xml:space="preserve"> (5) </w:t>
        </w:r>
      </w:ins>
    </w:p>
    <w:p w:rsidR="00EA77D9" w:rsidRPr="00EA77D9" w:rsidRDefault="00EA77D9" w:rsidP="00EA77D9">
      <w:pPr>
        <w:rPr>
          <w:ins w:id="98" w:author="Unknown"/>
        </w:rPr>
      </w:pPr>
      <w:ins w:id="99" w:author="Unknown">
        <w:r w:rsidRPr="00EA77D9">
          <w:fldChar w:fldCharType="begin"/>
        </w:r>
        <w:r w:rsidRPr="00EA77D9">
          <w:instrText xml:space="preserve"> HYPERLINK "http://sundharakeralam.blogspot.com/2008/10/some-temples-from-kerala.html" </w:instrText>
        </w:r>
        <w:r w:rsidRPr="00EA77D9">
          <w:fldChar w:fldCharType="separate"/>
        </w:r>
        <w:proofErr w:type="gramStart"/>
        <w:r w:rsidRPr="00EA77D9">
          <w:t xml:space="preserve">Some temples from </w:t>
        </w:r>
        <w:proofErr w:type="spellStart"/>
        <w:r w:rsidRPr="00EA77D9">
          <w:t>kerala</w:t>
        </w:r>
        <w:proofErr w:type="spellEnd"/>
        <w:r w:rsidRPr="00EA77D9">
          <w:t>.</w:t>
        </w:r>
        <w:proofErr w:type="gramEnd"/>
        <w:r w:rsidRPr="00EA77D9">
          <w:fldChar w:fldCharType="end"/>
        </w:r>
        <w:r w:rsidRPr="00EA77D9">
          <w:t xml:space="preserve"> </w:t>
        </w:r>
      </w:ins>
    </w:p>
    <w:p w:rsidR="00EA77D9" w:rsidRPr="00EA77D9" w:rsidRDefault="00EA77D9" w:rsidP="00EA77D9">
      <w:pPr>
        <w:rPr>
          <w:ins w:id="100" w:author="Unknown"/>
        </w:rPr>
      </w:pPr>
      <w:ins w:id="101" w:author="Unknown">
        <w:r w:rsidRPr="00EA77D9">
          <w:fldChar w:fldCharType="begin"/>
        </w:r>
        <w:r w:rsidRPr="00EA77D9">
          <w:instrText xml:space="preserve"> HYPERLINK "http://sundharakeralam.blogspot.com/2008/10/punchapaadam-or-nellpadam-or-paddy.html" </w:instrText>
        </w:r>
        <w:r w:rsidRPr="00EA77D9">
          <w:fldChar w:fldCharType="separate"/>
        </w:r>
        <w:proofErr w:type="spellStart"/>
        <w:r w:rsidRPr="00EA77D9">
          <w:t>Punchapaadam</w:t>
        </w:r>
        <w:proofErr w:type="spellEnd"/>
        <w:r w:rsidRPr="00EA77D9">
          <w:t xml:space="preserve"> or </w:t>
        </w:r>
        <w:proofErr w:type="spellStart"/>
        <w:r w:rsidRPr="00EA77D9">
          <w:t>Nellpadam</w:t>
        </w:r>
        <w:proofErr w:type="spellEnd"/>
        <w:r w:rsidRPr="00EA77D9">
          <w:t xml:space="preserve"> or Paddy field</w:t>
        </w:r>
        <w:r w:rsidRPr="00EA77D9">
          <w:fldChar w:fldCharType="end"/>
        </w:r>
        <w:r w:rsidRPr="00EA77D9">
          <w:t xml:space="preserve"> </w:t>
        </w:r>
      </w:ins>
    </w:p>
    <w:p w:rsidR="00EA77D9" w:rsidRPr="00EA77D9" w:rsidRDefault="00EA77D9" w:rsidP="00EA77D9">
      <w:pPr>
        <w:rPr>
          <w:ins w:id="102" w:author="Unknown"/>
        </w:rPr>
      </w:pPr>
      <w:ins w:id="103" w:author="Unknown">
        <w:r w:rsidRPr="00EA77D9">
          <w:fldChar w:fldCharType="begin"/>
        </w:r>
        <w:r w:rsidRPr="00EA77D9">
          <w:instrText xml:space="preserve"> HYPERLINK "http://sundharakeralam.blogspot.com/2008/10/some-more-beautifull-views-of-gods-own.html" </w:instrText>
        </w:r>
        <w:r w:rsidRPr="00EA77D9">
          <w:fldChar w:fldCharType="separate"/>
        </w:r>
        <w:r w:rsidRPr="00EA77D9">
          <w:t xml:space="preserve">Some more </w:t>
        </w:r>
        <w:proofErr w:type="spellStart"/>
        <w:r w:rsidRPr="00EA77D9">
          <w:t>beautifull</w:t>
        </w:r>
        <w:proofErr w:type="spellEnd"/>
        <w:r w:rsidRPr="00EA77D9">
          <w:t xml:space="preserve"> views of God's own Country.</w:t>
        </w:r>
        <w:r w:rsidRPr="00EA77D9">
          <w:fldChar w:fldCharType="end"/>
        </w:r>
        <w:r w:rsidRPr="00EA77D9">
          <w:t xml:space="preserve"> </w:t>
        </w:r>
      </w:ins>
    </w:p>
    <w:p w:rsidR="00EA77D9" w:rsidRPr="00EA77D9" w:rsidRDefault="00EA77D9" w:rsidP="00EA77D9">
      <w:pPr>
        <w:rPr>
          <w:ins w:id="104" w:author="Unknown"/>
        </w:rPr>
      </w:pPr>
      <w:ins w:id="105" w:author="Unknown">
        <w:r w:rsidRPr="00EA77D9">
          <w:fldChar w:fldCharType="begin"/>
        </w:r>
        <w:r w:rsidRPr="00EA77D9">
          <w:instrText xml:space="preserve"> HYPERLINK "http://sundharakeralam.blogspot.com/2008/10/silent-valley-great-tourist-spot.html" </w:instrText>
        </w:r>
        <w:r w:rsidRPr="00EA77D9">
          <w:fldChar w:fldCharType="separate"/>
        </w:r>
        <w:proofErr w:type="gramStart"/>
        <w:r w:rsidRPr="00EA77D9">
          <w:t>Silent Valley - A great tourist spot.</w:t>
        </w:r>
        <w:proofErr w:type="gramEnd"/>
        <w:r w:rsidRPr="00EA77D9">
          <w:fldChar w:fldCharType="end"/>
        </w:r>
        <w:r w:rsidRPr="00EA77D9">
          <w:t xml:space="preserve"> </w:t>
        </w:r>
      </w:ins>
    </w:p>
    <w:p w:rsidR="00EA77D9" w:rsidRPr="00EA77D9" w:rsidRDefault="00EA77D9" w:rsidP="00EA77D9">
      <w:pPr>
        <w:rPr>
          <w:ins w:id="106" w:author="Unknown"/>
        </w:rPr>
      </w:pPr>
      <w:ins w:id="107" w:author="Unknown">
        <w:r w:rsidRPr="00EA77D9">
          <w:fldChar w:fldCharType="begin"/>
        </w:r>
        <w:r w:rsidRPr="00EA77D9">
          <w:instrText xml:space="preserve"> HYPERLINK "http://sundharakeralam.blogspot.com/2008/10/chavaraclose-to-arabian-sea.html" </w:instrText>
        </w:r>
        <w:r w:rsidRPr="00EA77D9">
          <w:fldChar w:fldCharType="separate"/>
        </w:r>
        <w:proofErr w:type="spellStart"/>
        <w:r w:rsidRPr="00EA77D9">
          <w:t>Chavara</w:t>
        </w:r>
        <w:proofErr w:type="gramStart"/>
        <w:r w:rsidRPr="00EA77D9">
          <w:t>,Close</w:t>
        </w:r>
        <w:proofErr w:type="spellEnd"/>
        <w:proofErr w:type="gramEnd"/>
        <w:r w:rsidRPr="00EA77D9">
          <w:t xml:space="preserve"> to </w:t>
        </w:r>
        <w:proofErr w:type="spellStart"/>
        <w:r w:rsidRPr="00EA77D9">
          <w:t>arabian</w:t>
        </w:r>
        <w:proofErr w:type="spellEnd"/>
        <w:r w:rsidRPr="00EA77D9">
          <w:t xml:space="preserve"> Sea.</w:t>
        </w:r>
        <w:r w:rsidRPr="00EA77D9">
          <w:fldChar w:fldCharType="end"/>
        </w:r>
        <w:r w:rsidRPr="00EA77D9">
          <w:t xml:space="preserve"> </w:t>
        </w:r>
      </w:ins>
    </w:p>
    <w:p w:rsidR="00EA77D9" w:rsidRPr="00EA77D9" w:rsidRDefault="00EA77D9" w:rsidP="00EA77D9">
      <w:pPr>
        <w:rPr>
          <w:ins w:id="108" w:author="Unknown"/>
        </w:rPr>
      </w:pPr>
      <w:ins w:id="109"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"http://sundharakeralam.blogspot.com/2008_09_01_archive.html" </w:instrText>
        </w:r>
        <w:r w:rsidRPr="00EA77D9">
          <w:fldChar w:fldCharType="separate"/>
        </w:r>
        <w:r w:rsidRPr="00EA77D9">
          <w:t>September</w:t>
        </w:r>
        <w:r w:rsidRPr="00EA77D9">
          <w:fldChar w:fldCharType="end"/>
        </w:r>
        <w:r w:rsidRPr="00EA77D9">
          <w:t xml:space="preserve"> (5) </w:t>
        </w:r>
      </w:ins>
    </w:p>
    <w:p w:rsidR="00EA77D9" w:rsidRPr="00EA77D9" w:rsidRDefault="00EA77D9" w:rsidP="00EA77D9">
      <w:pPr>
        <w:rPr>
          <w:ins w:id="110" w:author="Unknown"/>
        </w:rPr>
      </w:pPr>
      <w:ins w:id="111" w:author="Unknown">
        <w:r w:rsidRPr="00EA77D9">
          <w:fldChar w:fldCharType="begin"/>
        </w:r>
        <w:r w:rsidRPr="00EA77D9">
          <w:instrText xml:space="preserve"> HYPERLINK "http://sundharakeralam.blogspot.com/2008/09/some-shots-from-aranmula-boat-race.html" </w:instrText>
        </w:r>
        <w:r w:rsidRPr="00EA77D9">
          <w:fldChar w:fldCharType="separate"/>
        </w:r>
        <w:proofErr w:type="gramStart"/>
        <w:r w:rsidRPr="00EA77D9">
          <w:t xml:space="preserve">Some shots from </w:t>
        </w:r>
        <w:proofErr w:type="spellStart"/>
        <w:r w:rsidRPr="00EA77D9">
          <w:t>Aranmula</w:t>
        </w:r>
        <w:proofErr w:type="spellEnd"/>
        <w:r w:rsidRPr="00EA77D9">
          <w:t xml:space="preserve"> Boat Race.</w:t>
        </w:r>
        <w:proofErr w:type="gramEnd"/>
        <w:r w:rsidRPr="00EA77D9">
          <w:fldChar w:fldCharType="end"/>
        </w:r>
        <w:r w:rsidRPr="00EA77D9">
          <w:t xml:space="preserve"> </w:t>
        </w:r>
      </w:ins>
    </w:p>
    <w:p w:rsidR="00EA77D9" w:rsidRPr="00EA77D9" w:rsidRDefault="00EA77D9" w:rsidP="00EA77D9">
      <w:pPr>
        <w:rPr>
          <w:ins w:id="112" w:author="Unknown"/>
        </w:rPr>
      </w:pPr>
      <w:ins w:id="113" w:author="Unknown">
        <w:r w:rsidRPr="00EA77D9">
          <w:fldChar w:fldCharType="begin"/>
        </w:r>
        <w:r w:rsidRPr="00EA77D9">
          <w:instrText xml:space="preserve"> HYPERLINK "http://sundharakeralam.blogspot.com/2008/09/some-village-shotsroadsrails.html" </w:instrText>
        </w:r>
        <w:r w:rsidRPr="00EA77D9">
          <w:fldChar w:fldCharType="separate"/>
        </w:r>
        <w:r w:rsidRPr="00EA77D9">
          <w:t xml:space="preserve">Some village </w:t>
        </w:r>
        <w:proofErr w:type="spellStart"/>
        <w:r w:rsidRPr="00EA77D9">
          <w:t>shots.Roads</w:t>
        </w:r>
        <w:proofErr w:type="gramStart"/>
        <w:r w:rsidRPr="00EA77D9">
          <w:t>,rails</w:t>
        </w:r>
        <w:proofErr w:type="spellEnd"/>
        <w:proofErr w:type="gramEnd"/>
        <w:r w:rsidRPr="00EA77D9">
          <w:t>...</w:t>
        </w:r>
        <w:r w:rsidRPr="00EA77D9">
          <w:fldChar w:fldCharType="end"/>
        </w:r>
        <w:r w:rsidRPr="00EA77D9">
          <w:t xml:space="preserve"> </w:t>
        </w:r>
      </w:ins>
    </w:p>
    <w:p w:rsidR="00EA77D9" w:rsidRPr="00EA77D9" w:rsidRDefault="00EA77D9" w:rsidP="00EA77D9">
      <w:pPr>
        <w:rPr>
          <w:ins w:id="114" w:author="Unknown"/>
        </w:rPr>
      </w:pPr>
      <w:ins w:id="115" w:author="Unknown">
        <w:r w:rsidRPr="00EA77D9">
          <w:fldChar w:fldCharType="begin"/>
        </w:r>
        <w:r w:rsidRPr="00EA77D9">
          <w:instrText xml:space="preserve"> HYPERLINK "http://sundharakeralam.blogspot.com/2008/09/some-more-keralite-flowers.html" </w:instrText>
        </w:r>
        <w:r w:rsidRPr="00EA77D9">
          <w:fldChar w:fldCharType="separate"/>
        </w:r>
        <w:proofErr w:type="gramStart"/>
        <w:r w:rsidRPr="00EA77D9">
          <w:t xml:space="preserve">Some more </w:t>
        </w:r>
        <w:proofErr w:type="spellStart"/>
        <w:r w:rsidRPr="00EA77D9">
          <w:t>keralite</w:t>
        </w:r>
        <w:proofErr w:type="spellEnd"/>
        <w:r w:rsidRPr="00EA77D9">
          <w:t xml:space="preserve"> flowers.</w:t>
        </w:r>
        <w:proofErr w:type="gramEnd"/>
        <w:r w:rsidRPr="00EA77D9">
          <w:fldChar w:fldCharType="end"/>
        </w:r>
        <w:r w:rsidRPr="00EA77D9">
          <w:t xml:space="preserve"> </w:t>
        </w:r>
      </w:ins>
    </w:p>
    <w:p w:rsidR="00EA77D9" w:rsidRPr="00EA77D9" w:rsidRDefault="00EA77D9" w:rsidP="00EA77D9">
      <w:pPr>
        <w:rPr>
          <w:ins w:id="116" w:author="Unknown"/>
        </w:rPr>
      </w:pPr>
      <w:ins w:id="117" w:author="Unknown">
        <w:r w:rsidRPr="00EA77D9">
          <w:fldChar w:fldCharType="begin"/>
        </w:r>
        <w:r w:rsidRPr="00EA77D9">
          <w:instrText xml:space="preserve"> HYPERLINK "http://sundharakeralam.blogspot.com/2008/09/lakesrivers-and-valleys.html" </w:instrText>
        </w:r>
        <w:r w:rsidRPr="00EA77D9">
          <w:fldChar w:fldCharType="separate"/>
        </w:r>
        <w:proofErr w:type="spellStart"/>
        <w:r w:rsidRPr="00EA77D9">
          <w:t>Lakes</w:t>
        </w:r>
        <w:proofErr w:type="gramStart"/>
        <w:r w:rsidRPr="00EA77D9">
          <w:t>,rivers</w:t>
        </w:r>
        <w:proofErr w:type="spellEnd"/>
        <w:proofErr w:type="gramEnd"/>
        <w:r w:rsidRPr="00EA77D9">
          <w:t xml:space="preserve"> and valleys.</w:t>
        </w:r>
        <w:r w:rsidRPr="00EA77D9">
          <w:fldChar w:fldCharType="end"/>
        </w:r>
        <w:r w:rsidRPr="00EA77D9">
          <w:t xml:space="preserve"> </w:t>
        </w:r>
      </w:ins>
    </w:p>
    <w:p w:rsidR="00EA77D9" w:rsidRPr="00EA77D9" w:rsidRDefault="00EA77D9" w:rsidP="00EA77D9">
      <w:pPr>
        <w:rPr>
          <w:ins w:id="118" w:author="Unknown"/>
        </w:rPr>
      </w:pPr>
      <w:ins w:id="119" w:author="Unknown">
        <w:r w:rsidRPr="00EA77D9">
          <w:fldChar w:fldCharType="begin"/>
        </w:r>
        <w:r w:rsidRPr="00EA77D9">
          <w:instrText xml:space="preserve"> HYPERLINK "http://sundharakeralam.blogspot.com/2008/09/onam-seriesathapookalam-designs.html" </w:instrText>
        </w:r>
        <w:r w:rsidRPr="00EA77D9">
          <w:fldChar w:fldCharType="separate"/>
        </w:r>
        <w:proofErr w:type="spellStart"/>
        <w:r w:rsidRPr="00EA77D9">
          <w:t>Onam</w:t>
        </w:r>
        <w:proofErr w:type="spellEnd"/>
        <w:r w:rsidRPr="00EA77D9">
          <w:t xml:space="preserve"> </w:t>
        </w:r>
        <w:proofErr w:type="spellStart"/>
        <w:r w:rsidRPr="00EA77D9">
          <w:t>Series_Athapookalam</w:t>
        </w:r>
        <w:proofErr w:type="spellEnd"/>
        <w:r w:rsidRPr="00EA77D9">
          <w:t xml:space="preserve"> Designs</w:t>
        </w:r>
        <w:r w:rsidRPr="00EA77D9">
          <w:fldChar w:fldCharType="end"/>
        </w:r>
        <w:r w:rsidRPr="00EA77D9">
          <w:t xml:space="preserve"> </w:t>
        </w:r>
      </w:ins>
    </w:p>
    <w:p w:rsidR="00EA77D9" w:rsidRPr="00EA77D9" w:rsidRDefault="00EA77D9" w:rsidP="00EA77D9">
      <w:pPr>
        <w:rPr>
          <w:ins w:id="120" w:author="Unknown"/>
        </w:rPr>
      </w:pPr>
      <w:ins w:id="121" w:author="Unknown">
        <w:r w:rsidRPr="00EA77D9">
          <w:fldChar w:fldCharType="begin"/>
        </w:r>
        <w:r w:rsidRPr="00EA77D9">
          <w:instrText xml:space="preserve"> HYPERLINK "javascript:void(0)" </w:instrText>
        </w:r>
        <w:r w:rsidRPr="00EA77D9">
          <w:fldChar w:fldCharType="separate"/>
        </w:r>
        <w:r w:rsidRPr="00EA77D9">
          <w:rPr>
            <w:rFonts w:ascii="Arial" w:hAnsi="Arial" w:cs="Arial"/>
          </w:rPr>
          <w:t>►</w:t>
        </w:r>
        <w:proofErr w:type="gramStart"/>
        <w:r w:rsidRPr="00EA77D9">
          <w:t xml:space="preserve">  </w:t>
        </w:r>
        <w:proofErr w:type="gramEnd"/>
        <w:r w:rsidRPr="00EA77D9">
          <w:fldChar w:fldCharType="end"/>
        </w:r>
        <w:r w:rsidRPr="00EA77D9">
          <w:fldChar w:fldCharType="begin"/>
        </w:r>
        <w:r w:rsidRPr="00EA77D9">
          <w:instrText xml:space="preserve"> HYPERLINK "http://sundharakeralam.blogspot.com/2008_08_01_archive.html" </w:instrText>
        </w:r>
        <w:r w:rsidRPr="00EA77D9">
          <w:fldChar w:fldCharType="separate"/>
        </w:r>
        <w:r w:rsidRPr="00EA77D9">
          <w:t>August</w:t>
        </w:r>
        <w:r w:rsidRPr="00EA77D9">
          <w:fldChar w:fldCharType="end"/>
        </w:r>
        <w:r w:rsidRPr="00EA77D9">
          <w:t xml:space="preserve"> (3) </w:t>
        </w:r>
      </w:ins>
    </w:p>
    <w:p w:rsidR="00EA77D9" w:rsidRPr="00EA77D9" w:rsidRDefault="00EA77D9" w:rsidP="00EA77D9">
      <w:pPr>
        <w:rPr>
          <w:ins w:id="122" w:author="Unknown"/>
        </w:rPr>
      </w:pPr>
      <w:ins w:id="123" w:author="Unknown">
        <w:r w:rsidRPr="00EA77D9">
          <w:fldChar w:fldCharType="begin"/>
        </w:r>
        <w:r w:rsidRPr="00EA77D9">
          <w:instrText xml:space="preserve"> HYPERLINK "http://sundharakeralam.blogspot.com/2008/08/onam-specialathappoo-or-pookkalam.html" </w:instrText>
        </w:r>
        <w:r w:rsidRPr="00EA77D9">
          <w:fldChar w:fldCharType="separate"/>
        </w:r>
        <w:proofErr w:type="spellStart"/>
        <w:proofErr w:type="gramStart"/>
        <w:r w:rsidRPr="00EA77D9">
          <w:t>Onam</w:t>
        </w:r>
        <w:proofErr w:type="spellEnd"/>
        <w:r w:rsidRPr="00EA77D9">
          <w:t xml:space="preserve"> </w:t>
        </w:r>
        <w:proofErr w:type="spellStart"/>
        <w:r w:rsidRPr="00EA77D9">
          <w:t>Special_Athappoo</w:t>
        </w:r>
        <w:proofErr w:type="spellEnd"/>
        <w:r w:rsidRPr="00EA77D9">
          <w:t xml:space="preserve"> or </w:t>
        </w:r>
        <w:proofErr w:type="spellStart"/>
        <w:r w:rsidRPr="00EA77D9">
          <w:t>Pookkalam</w:t>
        </w:r>
        <w:proofErr w:type="spellEnd"/>
        <w:r w:rsidRPr="00EA77D9">
          <w:t>.</w:t>
        </w:r>
        <w:proofErr w:type="gramEnd"/>
        <w:r w:rsidRPr="00EA77D9">
          <w:fldChar w:fldCharType="end"/>
        </w:r>
        <w:r w:rsidRPr="00EA77D9">
          <w:t xml:space="preserve"> </w:t>
        </w:r>
      </w:ins>
    </w:p>
    <w:p w:rsidR="00EA77D9" w:rsidRPr="00EA77D9" w:rsidRDefault="00EA77D9" w:rsidP="00EA77D9">
      <w:pPr>
        <w:rPr>
          <w:ins w:id="124" w:author="Unknown"/>
        </w:rPr>
      </w:pPr>
      <w:ins w:id="125" w:author="Unknown">
        <w:r w:rsidRPr="00EA77D9">
          <w:fldChar w:fldCharType="begin"/>
        </w:r>
        <w:r w:rsidRPr="00EA77D9">
          <w:instrText xml:space="preserve"> HYPERLINK "http://sundharakeralam.blogspot.com/2008/08/some-sea-side-views-of-kerala.html" </w:instrText>
        </w:r>
        <w:r w:rsidRPr="00EA77D9">
          <w:fldChar w:fldCharType="separate"/>
        </w:r>
        <w:r w:rsidRPr="00EA77D9">
          <w:t xml:space="preserve">Some sea side views of </w:t>
        </w:r>
        <w:proofErr w:type="spellStart"/>
        <w:r w:rsidRPr="00EA77D9">
          <w:t>kerala</w:t>
        </w:r>
        <w:proofErr w:type="spellEnd"/>
        <w:r w:rsidRPr="00EA77D9">
          <w:t>.</w:t>
        </w:r>
        <w:r w:rsidRPr="00EA77D9">
          <w:fldChar w:fldCharType="end"/>
        </w:r>
        <w:r w:rsidRPr="00EA77D9">
          <w:t xml:space="preserve"> </w:t>
        </w:r>
      </w:ins>
    </w:p>
    <w:p w:rsidR="00EA77D9" w:rsidRPr="00EA77D9" w:rsidRDefault="00EA77D9" w:rsidP="00EA77D9">
      <w:pPr>
        <w:rPr>
          <w:ins w:id="126" w:author="Unknown"/>
        </w:rPr>
      </w:pPr>
      <w:ins w:id="127" w:author="Unknown">
        <w:r w:rsidRPr="00EA77D9">
          <w:fldChar w:fldCharType="begin"/>
        </w:r>
        <w:r w:rsidRPr="00EA77D9">
          <w:instrText xml:space="preserve"> HYPERLINK "http://sundharakeralam.blogspot.com/2008/08/resorts-in-kerala.html" </w:instrText>
        </w:r>
        <w:r w:rsidRPr="00EA77D9">
          <w:fldChar w:fldCharType="separate"/>
        </w:r>
        <w:proofErr w:type="gramStart"/>
        <w:r w:rsidRPr="00EA77D9">
          <w:t xml:space="preserve">Resorts in </w:t>
        </w:r>
        <w:proofErr w:type="spellStart"/>
        <w:r w:rsidRPr="00EA77D9">
          <w:t>kerala</w:t>
        </w:r>
        <w:proofErr w:type="spellEnd"/>
        <w:r w:rsidRPr="00EA77D9">
          <w:t>.</w:t>
        </w:r>
        <w:proofErr w:type="gramEnd"/>
        <w:r w:rsidRPr="00EA77D9">
          <w:fldChar w:fldCharType="end"/>
        </w:r>
        <w:r w:rsidRPr="00EA77D9">
          <w:t xml:space="preserve"> </w:t>
        </w:r>
      </w:ins>
    </w:p>
    <w:p w:rsidR="00EA77D9" w:rsidRPr="00EA77D9" w:rsidRDefault="00EA77D9" w:rsidP="00EA77D9">
      <w:pPr>
        <w:rPr>
          <w:ins w:id="128" w:author="Unknown"/>
        </w:rPr>
      </w:pPr>
      <w:r>
        <w:rPr>
          <w:noProof/>
          <w:lang w:bidi="sa-IN"/>
        </w:rPr>
        <w:drawing>
          <wp:inline distT="0" distB="0" distL="0" distR="0">
            <wp:extent cx="171450" cy="171450"/>
            <wp:effectExtent l="19050" t="0" r="0" b="0"/>
            <wp:docPr id="114" name="Picture 114" descr="http://img1.blogblog.com/img/icon18_wrench_allbkg.png">
              <a:hlinkClick xmlns:a="http://schemas.openxmlformats.org/drawingml/2006/main" r:id="rId194" tgtFrame="configBlogArchive1"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1.blogblog.com/img/icon18_wrench_allbkg.png">
                      <a:hlinkClick r:id="rId194" tgtFrame="configBlogArchive1"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pPr>
        <w:rPr>
          <w:ins w:id="129" w:author="Unknown"/>
        </w:rPr>
      </w:pPr>
      <w:proofErr w:type="spellStart"/>
      <w:ins w:id="130" w:author="Unknown">
        <w:r w:rsidRPr="00EA77D9">
          <w:t>TweetySaraN</w:t>
        </w:r>
        <w:proofErr w:type="spellEnd"/>
      </w:ins>
    </w:p>
    <w:p w:rsidR="00EA77D9" w:rsidRPr="00EA77D9" w:rsidRDefault="00EA77D9" w:rsidP="00EA77D9">
      <w:pPr>
        <w:rPr>
          <w:ins w:id="131" w:author="Unknown"/>
        </w:rPr>
      </w:pPr>
      <w:ins w:id="132" w:author="Unknown">
        <w:r w:rsidRPr="00EA77D9">
          <w:lastRenderedPageBreak/>
          <w:object w:dxaOrig="300" w:dyaOrig="225">
            <v:shape id="_x0000_i1301" type="#_x0000_t75" style="width:127.5pt;height:262.5pt" o:ole="">
              <v:imagedata r:id="rId195" o:title=""/>
            </v:shape>
            <w:control r:id="rId196" w:name="TwitterWidget" w:shapeid="_x0000_i1301"/>
          </w:object>
        </w:r>
      </w:ins>
    </w:p>
    <w:p w:rsidR="00EA77D9" w:rsidRPr="00EA77D9" w:rsidRDefault="00EA77D9" w:rsidP="00EA77D9">
      <w:pPr>
        <w:rPr>
          <w:ins w:id="133" w:author="Unknown"/>
        </w:rPr>
      </w:pPr>
      <w:r>
        <w:rPr>
          <w:noProof/>
          <w:lang w:bidi="sa-IN"/>
        </w:rPr>
        <w:drawing>
          <wp:inline distT="0" distB="0" distL="0" distR="0">
            <wp:extent cx="171450" cy="171450"/>
            <wp:effectExtent l="19050" t="0" r="0" b="0"/>
            <wp:docPr id="115" name="Picture 115" descr="http://img1.blogblog.com/img/icon18_wrench_allbkg.png">
              <a:hlinkClick xmlns:a="http://schemas.openxmlformats.org/drawingml/2006/main" r:id="rId197" tgtFrame="configHTML4"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1.blogblog.com/img/icon18_wrench_allbkg.png">
                      <a:hlinkClick r:id="rId197" tgtFrame="configHTML4"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4680"/>
        <w:gridCol w:w="4680"/>
      </w:tblGrid>
      <w:tr w:rsidR="00EA77D9" w:rsidRPr="00EA77D9" w:rsidTr="00EA77D9">
        <w:trPr>
          <w:tblCellSpacing w:w="0" w:type="dxa"/>
        </w:trPr>
        <w:tc>
          <w:tcPr>
            <w:tcW w:w="0" w:type="auto"/>
            <w:vAlign w:val="center"/>
            <w:hideMark/>
          </w:tcPr>
          <w:p w:rsidR="00EA77D9" w:rsidRPr="00EA77D9" w:rsidRDefault="00EA77D9" w:rsidP="00EA77D9">
            <w:r w:rsidRPr="00EA77D9">
              <w:t>Kerala Blog Roll</w:t>
            </w:r>
          </w:p>
          <w:p w:rsidR="00EA77D9" w:rsidRPr="00EA77D9" w:rsidRDefault="00EA77D9" w:rsidP="00EA77D9">
            <w:r w:rsidRPr="00EA77D9">
              <w:pict/>
            </w:r>
            <w:r w:rsidRPr="00EA77D9">
              <w:pict/>
            </w:r>
            <w:r w:rsidRPr="00EA77D9">
              <w:pict/>
            </w:r>
            <w:r w:rsidRPr="00EA77D9">
              <w:pict/>
            </w:r>
            <w:r>
              <w:rPr>
                <w:noProof/>
                <w:lang w:bidi="sa-IN"/>
              </w:rPr>
              <w:drawing>
                <wp:inline distT="0" distB="0" distL="0" distR="0">
                  <wp:extent cx="171450" cy="171450"/>
                  <wp:effectExtent l="19050" t="0" r="0" b="0"/>
                  <wp:docPr id="120" name="Picture 120" descr="http://img1.blogblog.com/img/icon18_wrench_allbkg.png">
                    <a:hlinkClick xmlns:a="http://schemas.openxmlformats.org/drawingml/2006/main" r:id="rId198" tgtFrame="configGadget2"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1.blogblog.com/img/icon18_wrench_allbkg.png">
                            <a:hlinkClick r:id="rId198" tgtFrame="configGadget2"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0" w:type="auto"/>
            <w:vAlign w:val="center"/>
            <w:hideMark/>
          </w:tcPr>
          <w:p w:rsidR="00EA77D9" w:rsidRPr="00EA77D9" w:rsidRDefault="00EA77D9" w:rsidP="00EA77D9">
            <w:r w:rsidRPr="00EA77D9">
              <w:t>Photos of Kerala</w:t>
            </w:r>
          </w:p>
          <w:p w:rsidR="00EA77D9" w:rsidRPr="00EA77D9" w:rsidRDefault="00EA77D9" w:rsidP="00EA77D9">
            <w:r w:rsidRPr="00EA77D9">
              <w:pict/>
            </w:r>
            <w:r w:rsidRPr="00EA77D9">
              <w:pict/>
            </w:r>
            <w:r w:rsidRPr="00EA77D9">
              <w:pict/>
            </w:r>
            <w:r w:rsidRPr="00EA77D9">
              <w:pict/>
            </w:r>
            <w:r>
              <w:rPr>
                <w:noProof/>
                <w:lang w:bidi="sa-IN"/>
              </w:rPr>
              <w:drawing>
                <wp:inline distT="0" distB="0" distL="0" distR="0">
                  <wp:extent cx="171450" cy="171450"/>
                  <wp:effectExtent l="19050" t="0" r="0" b="0"/>
                  <wp:docPr id="125" name="Picture 125" descr="http://img1.blogblog.com/img/icon18_wrench_allbkg.png">
                    <a:hlinkClick xmlns:a="http://schemas.openxmlformats.org/drawingml/2006/main" r:id="rId199" tgtFrame="configGadget1"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img1.blogblog.com/img/icon18_wrench_allbkg.png">
                            <a:hlinkClick r:id="rId199" tgtFrame="configGadget1"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r>
    </w:tbl>
    <w:p w:rsidR="00EA77D9" w:rsidRPr="00EA77D9" w:rsidRDefault="00EA77D9" w:rsidP="00EA77D9">
      <w:pPr>
        <w:rPr>
          <w:ins w:id="134" w:author="Unknown"/>
        </w:rPr>
      </w:pPr>
      <w:ins w:id="135" w:author="Unknown">
        <w:r w:rsidRPr="00EA77D9">
          <w:fldChar w:fldCharType="begin"/>
        </w:r>
        <w:r w:rsidRPr="00EA77D9">
          <w:instrText xml:space="preserve"> HYPERLINK "http://sundharakeralam.blogspot.com/_nolink_" </w:instrText>
        </w:r>
        <w:r w:rsidRPr="00EA77D9">
          <w:fldChar w:fldCharType="separate"/>
        </w:r>
        <w:r w:rsidRPr="00EA77D9">
          <w:t xml:space="preserve">Kerala </w:t>
        </w:r>
        <w:proofErr w:type="spellStart"/>
        <w:r w:rsidRPr="00EA77D9">
          <w:t>tourism</w:t>
        </w:r>
        <w:r w:rsidRPr="00EA77D9">
          <w:fldChar w:fldCharType="end"/>
        </w:r>
        <w:r w:rsidRPr="00EA77D9">
          <w:fldChar w:fldCharType="begin"/>
        </w:r>
        <w:r w:rsidRPr="00EA77D9">
          <w:instrText xml:space="preserve"> HYPERLINK "http://sundharakeralam.blogspot.com/_nolink_" </w:instrText>
        </w:r>
        <w:r w:rsidRPr="00EA77D9">
          <w:fldChar w:fldCharType="separate"/>
        </w:r>
        <w:r w:rsidRPr="00EA77D9">
          <w:t>Kerala</w:t>
        </w:r>
        <w:proofErr w:type="spellEnd"/>
        <w:r w:rsidRPr="00EA77D9">
          <w:t xml:space="preserve"> </w:t>
        </w:r>
        <w:proofErr w:type="spellStart"/>
        <w:r w:rsidRPr="00EA77D9">
          <w:t>backwaters</w:t>
        </w:r>
        <w:r w:rsidRPr="00EA77D9">
          <w:fldChar w:fldCharType="end"/>
        </w:r>
        <w:r w:rsidRPr="00EA77D9">
          <w:fldChar w:fldCharType="begin"/>
        </w:r>
        <w:r w:rsidRPr="00EA77D9">
          <w:instrText xml:space="preserve"> HYPERLINK "http://sundharakeralam.blogspot.com/_nolink_" </w:instrText>
        </w:r>
        <w:r w:rsidRPr="00EA77D9">
          <w:fldChar w:fldCharType="separate"/>
        </w:r>
        <w:r w:rsidRPr="00EA77D9">
          <w:t>Kerala</w:t>
        </w:r>
        <w:proofErr w:type="spellEnd"/>
        <w:r w:rsidRPr="00EA77D9">
          <w:t xml:space="preserve"> </w:t>
        </w:r>
        <w:proofErr w:type="spellStart"/>
        <w:r w:rsidRPr="00EA77D9">
          <w:t>river</w:t>
        </w:r>
        <w:r w:rsidRPr="00EA77D9">
          <w:fldChar w:fldCharType="end"/>
        </w:r>
        <w:r w:rsidRPr="00EA77D9">
          <w:fldChar w:fldCharType="begin"/>
        </w:r>
        <w:r w:rsidRPr="00EA77D9">
          <w:instrText xml:space="preserve"> HYPERLINK "http://sundharakeralam.blogspot.com/_nolink_" </w:instrText>
        </w:r>
        <w:r w:rsidRPr="00EA77D9">
          <w:fldChar w:fldCharType="separate"/>
        </w:r>
        <w:r w:rsidRPr="00EA77D9">
          <w:t>Kerala</w:t>
        </w:r>
        <w:proofErr w:type="spellEnd"/>
        <w:r w:rsidRPr="00EA77D9">
          <w:t xml:space="preserve"> </w:t>
        </w:r>
        <w:proofErr w:type="spellStart"/>
        <w:r w:rsidRPr="00EA77D9">
          <w:t>lake</w:t>
        </w:r>
        <w:r w:rsidRPr="00EA77D9">
          <w:fldChar w:fldCharType="end"/>
        </w:r>
        <w:r w:rsidRPr="00EA77D9">
          <w:fldChar w:fldCharType="begin"/>
        </w:r>
        <w:r w:rsidRPr="00EA77D9">
          <w:instrText xml:space="preserve"> HYPERLINK "http://sundharakeralam.blogspot.com/_nolink_" </w:instrText>
        </w:r>
        <w:r w:rsidRPr="00EA77D9">
          <w:fldChar w:fldCharType="separate"/>
        </w:r>
        <w:r w:rsidRPr="00EA77D9">
          <w:t>Kerala</w:t>
        </w:r>
        <w:proofErr w:type="spellEnd"/>
        <w:r w:rsidRPr="00EA77D9">
          <w:t xml:space="preserve"> </w:t>
        </w:r>
        <w:proofErr w:type="spellStart"/>
        <w:r w:rsidRPr="00EA77D9">
          <w:t>tourism</w:t>
        </w:r>
        <w:r w:rsidRPr="00EA77D9">
          <w:fldChar w:fldCharType="end"/>
        </w:r>
        <w:r w:rsidRPr="00EA77D9">
          <w:fldChar w:fldCharType="begin"/>
        </w:r>
        <w:r w:rsidRPr="00EA77D9">
          <w:instrText xml:space="preserve"> HYPERLINK "http://sundharakeralam.blogspot.com/_nolink_" </w:instrText>
        </w:r>
        <w:r w:rsidRPr="00EA77D9">
          <w:fldChar w:fldCharType="separate"/>
        </w:r>
        <w:r w:rsidRPr="00EA77D9">
          <w:t>Kerala</w:t>
        </w:r>
        <w:proofErr w:type="spellEnd"/>
        <w:r w:rsidRPr="00EA77D9">
          <w:t xml:space="preserve"> </w:t>
        </w:r>
        <w:proofErr w:type="spellStart"/>
        <w:r w:rsidRPr="00EA77D9">
          <w:t>culture</w:t>
        </w:r>
        <w:r w:rsidRPr="00EA77D9">
          <w:fldChar w:fldCharType="end"/>
        </w:r>
        <w:r w:rsidRPr="00EA77D9">
          <w:fldChar w:fldCharType="begin"/>
        </w:r>
        <w:r w:rsidRPr="00EA77D9">
          <w:instrText xml:space="preserve"> HYPERLINK "http://sundharakeralam.blogspot.com/_nolink_" </w:instrText>
        </w:r>
        <w:r w:rsidRPr="00EA77D9">
          <w:fldChar w:fldCharType="separate"/>
        </w:r>
        <w:r w:rsidRPr="00EA77D9">
          <w:t>Kerala</w:t>
        </w:r>
        <w:proofErr w:type="spellEnd"/>
        <w:r w:rsidRPr="00EA77D9">
          <w:t xml:space="preserve"> festivals</w:t>
        </w:r>
        <w:r w:rsidRPr="00EA77D9">
          <w:fldChar w:fldCharType="end"/>
        </w:r>
      </w:ins>
    </w:p>
    <w:p w:rsidR="00EA77D9" w:rsidRPr="00EA77D9" w:rsidRDefault="00EA77D9" w:rsidP="00EA77D9">
      <w:pPr>
        <w:rPr>
          <w:ins w:id="136" w:author="Unknown"/>
        </w:rPr>
      </w:pPr>
      <w:ins w:id="137" w:author="Unknown">
        <w:r w:rsidRPr="00EA77D9">
          <w:fldChar w:fldCharType="begin"/>
        </w:r>
        <w:r w:rsidRPr="00EA77D9">
          <w:instrText xml:space="preserve"> HYPERLINK "http://www.exchange4media.com/e4m/news/fullstory.asp?Section_id=35&amp;News_id=40893&amp;Tag=33387" \t "_self" </w:instrText>
        </w:r>
        <w:r w:rsidRPr="00EA77D9">
          <w:fldChar w:fldCharType="separate"/>
        </w:r>
        <w:r w:rsidRPr="00EA77D9">
          <w:t>Kerala voted India's top travel-tourism destination</w:t>
        </w:r>
        <w:r w:rsidRPr="00EA77D9">
          <w:fldChar w:fldCharType="end"/>
        </w:r>
      </w:ins>
    </w:p>
    <w:p w:rsidR="00EA77D9" w:rsidRPr="00EA77D9" w:rsidRDefault="00EA77D9" w:rsidP="00EA77D9">
      <w:pPr>
        <w:rPr>
          <w:ins w:id="138" w:author="Unknown"/>
        </w:rPr>
      </w:pPr>
      <w:ins w:id="139" w:author="Unknown">
        <w:r w:rsidRPr="00EA77D9">
          <w:t>exchange4media.com</w:t>
        </w:r>
      </w:ins>
    </w:p>
    <w:p w:rsidR="00EA77D9" w:rsidRPr="00EA77D9" w:rsidRDefault="00EA77D9" w:rsidP="00EA77D9">
      <w:pPr>
        <w:rPr>
          <w:ins w:id="140" w:author="Unknown"/>
        </w:rPr>
      </w:pPr>
      <w:ins w:id="141" w:author="Unknown">
        <w:r w:rsidRPr="00EA77D9">
          <w:t>- Jan 31, 2011</w:t>
        </w:r>
      </w:ins>
    </w:p>
    <w:p w:rsidR="00EA77D9" w:rsidRPr="00EA77D9" w:rsidRDefault="00EA77D9" w:rsidP="00EA77D9">
      <w:pPr>
        <w:rPr>
          <w:ins w:id="142" w:author="Unknown"/>
        </w:rPr>
      </w:pPr>
      <w:ins w:id="143" w:author="Unknown">
        <w:r w:rsidRPr="00EA77D9">
          <w:t>- Jan 31, 2011</w:t>
        </w:r>
      </w:ins>
    </w:p>
    <w:p w:rsidR="00EA77D9" w:rsidRPr="00EA77D9" w:rsidRDefault="00EA77D9" w:rsidP="00EA77D9">
      <w:pPr>
        <w:rPr>
          <w:ins w:id="144" w:author="Unknown"/>
        </w:rPr>
      </w:pPr>
      <w:ins w:id="145" w:author="Unknown">
        <w:r w:rsidRPr="00EA77D9">
          <w:t xml:space="preserve">Kerala's Tourism Secretary Dr </w:t>
        </w:r>
        <w:proofErr w:type="spellStart"/>
        <w:r w:rsidRPr="00EA77D9">
          <w:t>Venu</w:t>
        </w:r>
        <w:proofErr w:type="spellEnd"/>
        <w:r w:rsidRPr="00EA77D9">
          <w:t xml:space="preserve"> V received the award from Delhi Chief Minister Sheila </w:t>
        </w:r>
        <w:proofErr w:type="spellStart"/>
        <w:r w:rsidRPr="00EA77D9">
          <w:t>Dikshit</w:t>
        </w:r>
        <w:proofErr w:type="spellEnd"/>
        <w:r w:rsidRPr="00EA77D9">
          <w:t xml:space="preserve"> at a glittering ceremony at the Hotel </w:t>
        </w:r>
        <w:proofErr w:type="spellStart"/>
        <w:r w:rsidRPr="00EA77D9">
          <w:t>Claridges</w:t>
        </w:r>
        <w:proofErr w:type="spellEnd"/>
        <w:r w:rsidRPr="00EA77D9">
          <w:t xml:space="preserve"> attended </w:t>
        </w:r>
        <w:proofErr w:type="gramStart"/>
        <w:r w:rsidRPr="00EA77D9">
          <w:t>by ...</w:t>
        </w:r>
        <w:proofErr w:type="gramEnd"/>
      </w:ins>
    </w:p>
    <w:p w:rsidR="00EA77D9" w:rsidRPr="00EA77D9" w:rsidRDefault="00EA77D9" w:rsidP="00EA77D9">
      <w:pPr>
        <w:rPr>
          <w:ins w:id="146" w:author="Unknown"/>
        </w:rPr>
      </w:pPr>
      <w:ins w:id="147" w:author="Unknown">
        <w:r w:rsidRPr="00EA77D9">
          <w:fldChar w:fldCharType="begin"/>
        </w:r>
        <w:r w:rsidRPr="00EA77D9">
          <w:instrText xml:space="preserve"> HYPERLINK "http://code.google.com/apis/ajaxsearch/faq.html" \t "_blank" </w:instrText>
        </w:r>
        <w:r w:rsidRPr="00EA77D9">
          <w:fldChar w:fldCharType="separate"/>
        </w:r>
        <w:proofErr w:type="gramStart"/>
        <w:r w:rsidRPr="00EA77D9">
          <w:t>clipped</w:t>
        </w:r>
        <w:proofErr w:type="gramEnd"/>
        <w:r w:rsidRPr="00EA77D9">
          <w:t xml:space="preserve"> from Google - 2/2011</w:t>
        </w:r>
        <w:r w:rsidRPr="00EA77D9">
          <w:fldChar w:fldCharType="end"/>
        </w:r>
      </w:ins>
    </w:p>
    <w:p w:rsidR="00EA77D9" w:rsidRPr="00EA77D9" w:rsidRDefault="00EA77D9" w:rsidP="00EA77D9">
      <w:pPr>
        <w:rPr>
          <w:ins w:id="148" w:author="Unknown"/>
        </w:rPr>
      </w:pPr>
      <w:ins w:id="149" w:author="Unknown">
        <w:r w:rsidRPr="00EA77D9">
          <w:fldChar w:fldCharType="begin"/>
        </w:r>
        <w:r w:rsidRPr="00EA77D9">
          <w:instrText xml:space="preserve"> HYPERLINK "http://www.sify.com/finance/kerala-tourism-wins-prestigious-award-news-default-lbwwEneccgf.html" \t "_self" </w:instrText>
        </w:r>
        <w:r w:rsidRPr="00EA77D9">
          <w:fldChar w:fldCharType="separate"/>
        </w:r>
        <w:r w:rsidRPr="00EA77D9">
          <w:t>Kerala Tourism wins prestigious award</w:t>
        </w:r>
        <w:r w:rsidRPr="00EA77D9">
          <w:fldChar w:fldCharType="end"/>
        </w:r>
      </w:ins>
    </w:p>
    <w:p w:rsidR="00EA77D9" w:rsidRPr="00EA77D9" w:rsidRDefault="00EA77D9" w:rsidP="00EA77D9">
      <w:pPr>
        <w:rPr>
          <w:ins w:id="150" w:author="Unknown"/>
        </w:rPr>
      </w:pPr>
      <w:proofErr w:type="spellStart"/>
      <w:ins w:id="151" w:author="Unknown">
        <w:r w:rsidRPr="00EA77D9">
          <w:t>Sify</w:t>
        </w:r>
        <w:proofErr w:type="spellEnd"/>
      </w:ins>
    </w:p>
    <w:p w:rsidR="00EA77D9" w:rsidRPr="00EA77D9" w:rsidRDefault="00EA77D9" w:rsidP="00EA77D9">
      <w:pPr>
        <w:rPr>
          <w:ins w:id="152" w:author="Unknown"/>
        </w:rPr>
      </w:pPr>
      <w:ins w:id="153" w:author="Unknown">
        <w:r w:rsidRPr="00EA77D9">
          <w:t>- Jan 22, 2011</w:t>
        </w:r>
      </w:ins>
    </w:p>
    <w:p w:rsidR="00EA77D9" w:rsidRPr="00EA77D9" w:rsidRDefault="00EA77D9" w:rsidP="00EA77D9">
      <w:pPr>
        <w:rPr>
          <w:ins w:id="154" w:author="Unknown"/>
        </w:rPr>
      </w:pPr>
      <w:ins w:id="155" w:author="Unknown">
        <w:r w:rsidRPr="00EA77D9">
          <w:t>- Jan 22, 2011</w:t>
        </w:r>
      </w:ins>
    </w:p>
    <w:p w:rsidR="00EA77D9" w:rsidRPr="00EA77D9" w:rsidRDefault="00EA77D9" w:rsidP="00EA77D9">
      <w:pPr>
        <w:rPr>
          <w:ins w:id="156" w:author="Unknown"/>
        </w:rPr>
      </w:pPr>
      <w:ins w:id="157" w:author="Unknown">
        <w:r w:rsidRPr="00EA77D9">
          <w:lastRenderedPageBreak/>
          <w:t xml:space="preserve">Kerala Tourism, the state government's tourism promotion agency, has won the award for the best international stand at global tourism fair </w:t>
        </w:r>
        <w:proofErr w:type="spellStart"/>
        <w:r w:rsidRPr="00EA77D9">
          <w:t>Fitur</w:t>
        </w:r>
        <w:proofErr w:type="spellEnd"/>
        <w:r w:rsidRPr="00EA77D9">
          <w:t xml:space="preserve"> held </w:t>
        </w:r>
        <w:proofErr w:type="gramStart"/>
        <w:r w:rsidRPr="00EA77D9">
          <w:t>in ...</w:t>
        </w:r>
        <w:proofErr w:type="gramEnd"/>
      </w:ins>
    </w:p>
    <w:p w:rsidR="00EA77D9" w:rsidRPr="00EA77D9" w:rsidRDefault="00EA77D9" w:rsidP="00EA77D9">
      <w:pPr>
        <w:rPr>
          <w:ins w:id="158" w:author="Unknown"/>
        </w:rPr>
      </w:pPr>
      <w:ins w:id="159" w:author="Unknown">
        <w:r w:rsidRPr="00EA77D9">
          <w:fldChar w:fldCharType="begin"/>
        </w:r>
        <w:r w:rsidRPr="00EA77D9">
          <w:instrText xml:space="preserve"> HYPERLINK "http://news.google.com/news/story?ncl=dM1I4jQo09PL1GMSfK55j74wdwPMM&amp;hl=en&amp;ned=us" \t "_self" </w:instrText>
        </w:r>
        <w:r w:rsidRPr="00EA77D9">
          <w:fldChar w:fldCharType="separate"/>
        </w:r>
        <w:r w:rsidRPr="00EA77D9">
          <w:t>Related Articles »</w:t>
        </w:r>
        <w:r w:rsidRPr="00EA77D9">
          <w:fldChar w:fldCharType="end"/>
        </w:r>
      </w:ins>
    </w:p>
    <w:p w:rsidR="00EA77D9" w:rsidRPr="00EA77D9" w:rsidRDefault="00EA77D9" w:rsidP="00EA77D9">
      <w:pPr>
        <w:rPr>
          <w:ins w:id="160" w:author="Unknown"/>
        </w:rPr>
      </w:pPr>
      <w:ins w:id="161" w:author="Unknown">
        <w:r w:rsidRPr="00EA77D9">
          <w:fldChar w:fldCharType="begin"/>
        </w:r>
        <w:r w:rsidRPr="00EA77D9">
          <w:instrText xml:space="preserve"> HYPERLINK "http://code.google.com/apis/ajaxsearch/faq.html" \t "_blank" </w:instrText>
        </w:r>
        <w:r w:rsidRPr="00EA77D9">
          <w:fldChar w:fldCharType="separate"/>
        </w:r>
        <w:proofErr w:type="gramStart"/>
        <w:r w:rsidRPr="00EA77D9">
          <w:t>clipped</w:t>
        </w:r>
        <w:proofErr w:type="gramEnd"/>
        <w:r w:rsidRPr="00EA77D9">
          <w:t xml:space="preserve"> from Google - 2/2011</w:t>
        </w:r>
        <w:r w:rsidRPr="00EA77D9">
          <w:fldChar w:fldCharType="end"/>
        </w:r>
      </w:ins>
    </w:p>
    <w:p w:rsidR="00EA77D9" w:rsidRPr="00EA77D9" w:rsidRDefault="00EA77D9" w:rsidP="00EA77D9">
      <w:pPr>
        <w:rPr>
          <w:ins w:id="162" w:author="Unknown"/>
        </w:rPr>
      </w:pPr>
      <w:ins w:id="163" w:author="Unknown">
        <w:r w:rsidRPr="00EA77D9">
          <w:fldChar w:fldCharType="begin"/>
        </w:r>
        <w:r w:rsidRPr="00EA77D9">
          <w:instrText xml:space="preserve"> HYPERLINK "http://economictimes.indiatimes.com/news/politics/nation/venugopal-the-man-who-boosted-kerala-tourism/articleshow/7323647.cms" \t "_self" </w:instrText>
        </w:r>
        <w:r w:rsidRPr="00EA77D9">
          <w:fldChar w:fldCharType="separate"/>
        </w:r>
        <w:proofErr w:type="spellStart"/>
        <w:r w:rsidRPr="00EA77D9">
          <w:t>Venugopal</w:t>
        </w:r>
        <w:proofErr w:type="spellEnd"/>
        <w:r w:rsidRPr="00EA77D9">
          <w:t>, the man who boosted Kerala tourism</w:t>
        </w:r>
        <w:r w:rsidRPr="00EA77D9">
          <w:fldChar w:fldCharType="end"/>
        </w:r>
      </w:ins>
    </w:p>
    <w:p w:rsidR="00EA77D9" w:rsidRPr="00EA77D9" w:rsidRDefault="00EA77D9" w:rsidP="00EA77D9">
      <w:pPr>
        <w:rPr>
          <w:ins w:id="164" w:author="Unknown"/>
        </w:rPr>
      </w:pPr>
      <w:ins w:id="165" w:author="Unknown">
        <w:r w:rsidRPr="00EA77D9">
          <w:t>Economic Times</w:t>
        </w:r>
      </w:ins>
    </w:p>
    <w:p w:rsidR="00EA77D9" w:rsidRPr="00EA77D9" w:rsidRDefault="00EA77D9" w:rsidP="00EA77D9">
      <w:pPr>
        <w:rPr>
          <w:ins w:id="166" w:author="Unknown"/>
        </w:rPr>
      </w:pPr>
      <w:ins w:id="167" w:author="Unknown">
        <w:r w:rsidRPr="00EA77D9">
          <w:t>- Jan 20, 2011</w:t>
        </w:r>
      </w:ins>
    </w:p>
    <w:p w:rsidR="00EA77D9" w:rsidRPr="00EA77D9" w:rsidRDefault="00EA77D9" w:rsidP="00EA77D9">
      <w:pPr>
        <w:rPr>
          <w:ins w:id="168" w:author="Unknown"/>
        </w:rPr>
      </w:pPr>
      <w:ins w:id="169" w:author="Unknown">
        <w:r w:rsidRPr="00EA77D9">
          <w:t>- Jan 20, 2011</w:t>
        </w:r>
      </w:ins>
    </w:p>
    <w:p w:rsidR="00EA77D9" w:rsidRPr="00EA77D9" w:rsidRDefault="00EA77D9" w:rsidP="00EA77D9">
      <w:pPr>
        <w:rPr>
          <w:ins w:id="170" w:author="Unknown"/>
        </w:rPr>
      </w:pPr>
      <w:ins w:id="171" w:author="Unknown">
        <w:r w:rsidRPr="00EA77D9">
          <w:t xml:space="preserve">Although this is his first stint as MP, </w:t>
        </w:r>
        <w:proofErr w:type="spellStart"/>
        <w:r w:rsidRPr="00EA77D9">
          <w:t>Venugopal</w:t>
        </w:r>
        <w:proofErr w:type="spellEnd"/>
        <w:r w:rsidRPr="00EA77D9">
          <w:t xml:space="preserve"> is a three-time MLA and former tourism minister in Kerala. Initiated into politics in his student days</w:t>
        </w:r>
        <w:proofErr w:type="gramStart"/>
        <w:r w:rsidRPr="00EA77D9">
          <w:t>, ...</w:t>
        </w:r>
        <w:proofErr w:type="gramEnd"/>
      </w:ins>
    </w:p>
    <w:p w:rsidR="00EA77D9" w:rsidRPr="00EA77D9" w:rsidRDefault="00EA77D9" w:rsidP="00EA77D9">
      <w:pPr>
        <w:rPr>
          <w:ins w:id="172" w:author="Unknown"/>
        </w:rPr>
      </w:pPr>
      <w:ins w:id="173" w:author="Unknown">
        <w:r w:rsidRPr="00EA77D9">
          <w:fldChar w:fldCharType="begin"/>
        </w:r>
        <w:r w:rsidRPr="00EA77D9">
          <w:instrText xml:space="preserve"> HYPERLINK "http://news.google.com/news/story?ncl=dnWpuJqPbnY_NGMU59Ynwa-6lrn5M&amp;hl=en&amp;ned=us" \t "_self" </w:instrText>
        </w:r>
        <w:r w:rsidRPr="00EA77D9">
          <w:fldChar w:fldCharType="separate"/>
        </w:r>
        <w:r w:rsidRPr="00EA77D9">
          <w:t>Related Articles »</w:t>
        </w:r>
        <w:r w:rsidRPr="00EA77D9">
          <w:fldChar w:fldCharType="end"/>
        </w:r>
      </w:ins>
    </w:p>
    <w:p w:rsidR="00EA77D9" w:rsidRPr="00EA77D9" w:rsidRDefault="00EA77D9" w:rsidP="00EA77D9">
      <w:pPr>
        <w:rPr>
          <w:ins w:id="174" w:author="Unknown"/>
        </w:rPr>
      </w:pPr>
      <w:ins w:id="175" w:author="Unknown">
        <w:r w:rsidRPr="00EA77D9">
          <w:fldChar w:fldCharType="begin"/>
        </w:r>
        <w:r w:rsidRPr="00EA77D9">
          <w:instrText xml:space="preserve"> HYPERLINK "http://code.google.com/apis/ajaxsearch/faq.html" \t "_blank" </w:instrText>
        </w:r>
        <w:r w:rsidRPr="00EA77D9">
          <w:fldChar w:fldCharType="separate"/>
        </w:r>
        <w:proofErr w:type="gramStart"/>
        <w:r w:rsidRPr="00EA77D9">
          <w:t>clipped</w:t>
        </w:r>
        <w:proofErr w:type="gramEnd"/>
        <w:r w:rsidRPr="00EA77D9">
          <w:t xml:space="preserve"> from Google - 2/2011</w:t>
        </w:r>
        <w:r w:rsidRPr="00EA77D9">
          <w:fldChar w:fldCharType="end"/>
        </w:r>
      </w:ins>
    </w:p>
    <w:p w:rsidR="00EA77D9" w:rsidRPr="00EA77D9" w:rsidRDefault="00EA77D9" w:rsidP="00EA77D9">
      <w:pPr>
        <w:rPr>
          <w:ins w:id="176" w:author="Unknown"/>
        </w:rPr>
      </w:pPr>
      <w:ins w:id="177" w:author="Unknown">
        <w:r w:rsidRPr="00EA77D9">
          <w:fldChar w:fldCharType="begin"/>
        </w:r>
        <w:r w:rsidRPr="00EA77D9">
          <w:instrText xml:space="preserve"> HYPERLINK "http://www.ibtimes.com/articles/106231/20110128/space-tourism-wows-india-s-kerala-kerala-tourism-kerala-backwaters-god-s-own-country-india-tourism-a.htm" \t "_self" </w:instrText>
        </w:r>
        <w:r w:rsidRPr="00EA77D9">
          <w:fldChar w:fldCharType="separate"/>
        </w:r>
        <w:r w:rsidRPr="00EA77D9">
          <w:t>Space tourism wows India's Kerala</w:t>
        </w:r>
        <w:r w:rsidRPr="00EA77D9">
          <w:fldChar w:fldCharType="end"/>
        </w:r>
      </w:ins>
    </w:p>
    <w:p w:rsidR="00EA77D9" w:rsidRPr="00EA77D9" w:rsidRDefault="00EA77D9" w:rsidP="00EA77D9">
      <w:pPr>
        <w:rPr>
          <w:ins w:id="178" w:author="Unknown"/>
        </w:rPr>
      </w:pPr>
      <w:ins w:id="179" w:author="Unknown">
        <w:r w:rsidRPr="00EA77D9">
          <w:t>International Business Times</w:t>
        </w:r>
      </w:ins>
    </w:p>
    <w:p w:rsidR="00EA77D9" w:rsidRPr="00EA77D9" w:rsidRDefault="00EA77D9" w:rsidP="00EA77D9">
      <w:pPr>
        <w:rPr>
          <w:ins w:id="180" w:author="Unknown"/>
        </w:rPr>
      </w:pPr>
      <w:ins w:id="181" w:author="Unknown">
        <w:r w:rsidRPr="00EA77D9">
          <w:t>- Jan 28, 2011</w:t>
        </w:r>
      </w:ins>
    </w:p>
    <w:p w:rsidR="00EA77D9" w:rsidRPr="00EA77D9" w:rsidRDefault="00EA77D9" w:rsidP="00EA77D9">
      <w:pPr>
        <w:rPr>
          <w:ins w:id="182" w:author="Unknown"/>
        </w:rPr>
      </w:pPr>
      <w:ins w:id="183" w:author="Unknown">
        <w:r w:rsidRPr="00EA77D9">
          <w:t>- Jan 28, 2011</w:t>
        </w:r>
      </w:ins>
    </w:p>
    <w:p w:rsidR="00EA77D9" w:rsidRPr="00EA77D9" w:rsidRDefault="00EA77D9" w:rsidP="00EA77D9">
      <w:pPr>
        <w:rPr>
          <w:ins w:id="184" w:author="Unknown"/>
        </w:rPr>
      </w:pPr>
      <w:ins w:id="185" w:author="Unknown">
        <w:r w:rsidRPr="00EA77D9">
          <w:t>Now, a travel agency in Kerala, the southern state of India, is gearing up on a plan to send children to the space, according to media reports. ...</w:t>
        </w:r>
      </w:ins>
    </w:p>
    <w:p w:rsidR="00EA77D9" w:rsidRPr="00EA77D9" w:rsidRDefault="00EA77D9" w:rsidP="00EA77D9">
      <w:pPr>
        <w:rPr>
          <w:ins w:id="186" w:author="Unknown"/>
        </w:rPr>
      </w:pPr>
      <w:ins w:id="187" w:author="Unknown">
        <w:r w:rsidRPr="00EA77D9">
          <w:fldChar w:fldCharType="begin"/>
        </w:r>
        <w:r w:rsidRPr="00EA77D9">
          <w:instrText xml:space="preserve"> HYPERLINK "http://news.google.com/news/story?ncl=dTDeRtp8VKytpvMwKISMwvKtIxt1M&amp;hl=en&amp;ned=us" \t "_self" </w:instrText>
        </w:r>
        <w:r w:rsidRPr="00EA77D9">
          <w:fldChar w:fldCharType="separate"/>
        </w:r>
        <w:r w:rsidRPr="00EA77D9">
          <w:t>Related Articles »</w:t>
        </w:r>
        <w:r w:rsidRPr="00EA77D9">
          <w:fldChar w:fldCharType="end"/>
        </w:r>
      </w:ins>
    </w:p>
    <w:p w:rsidR="00EA77D9" w:rsidRPr="00EA77D9" w:rsidRDefault="00EA77D9" w:rsidP="00EA77D9">
      <w:pPr>
        <w:rPr>
          <w:ins w:id="188" w:author="Unknown"/>
        </w:rPr>
      </w:pPr>
      <w:ins w:id="189" w:author="Unknown">
        <w:r w:rsidRPr="00EA77D9">
          <w:fldChar w:fldCharType="begin"/>
        </w:r>
        <w:r w:rsidRPr="00EA77D9">
          <w:instrText xml:space="preserve"> HYPERLINK "http://code.google.com/apis/ajaxsearch/faq.html" \t "_blank" </w:instrText>
        </w:r>
        <w:r w:rsidRPr="00EA77D9">
          <w:fldChar w:fldCharType="separate"/>
        </w:r>
        <w:proofErr w:type="gramStart"/>
        <w:r w:rsidRPr="00EA77D9">
          <w:t>clipped</w:t>
        </w:r>
        <w:proofErr w:type="gramEnd"/>
        <w:r w:rsidRPr="00EA77D9">
          <w:t xml:space="preserve"> from Google - 2/2011</w:t>
        </w:r>
        <w:r w:rsidRPr="00EA77D9">
          <w:fldChar w:fldCharType="end"/>
        </w:r>
      </w:ins>
    </w:p>
    <w:tbl>
      <w:tblPr>
        <w:tblW w:w="5000" w:type="pct"/>
        <w:tblCellSpacing w:w="0" w:type="dxa"/>
        <w:tblCellMar>
          <w:left w:w="0" w:type="dxa"/>
          <w:right w:w="0" w:type="dxa"/>
        </w:tblCellMar>
        <w:tblLook w:val="04A0"/>
      </w:tblPr>
      <w:tblGrid>
        <w:gridCol w:w="8550"/>
        <w:gridCol w:w="810"/>
      </w:tblGrid>
      <w:tr w:rsidR="00EA77D9" w:rsidRPr="00EA77D9" w:rsidTr="00EA77D9">
        <w:trPr>
          <w:tblCellSpacing w:w="0" w:type="dxa"/>
        </w:trPr>
        <w:tc>
          <w:tcPr>
            <w:tcW w:w="0" w:type="auto"/>
            <w:tcBorders>
              <w:top w:val="nil"/>
              <w:left w:val="nil"/>
              <w:bottom w:val="nil"/>
              <w:right w:val="nil"/>
            </w:tcBorders>
            <w:hideMark/>
          </w:tcPr>
          <w:p w:rsidR="00EA77D9" w:rsidRPr="00EA77D9" w:rsidRDefault="00EA77D9" w:rsidP="00EA77D9">
            <w:pPr>
              <w:divId w:val="178929053"/>
            </w:pPr>
            <w:r w:rsidRPr="00EA77D9">
              <w:t>powered by</w:t>
            </w:r>
          </w:p>
        </w:tc>
        <w:tc>
          <w:tcPr>
            <w:tcW w:w="765" w:type="dxa"/>
            <w:tcBorders>
              <w:top w:val="nil"/>
              <w:left w:val="nil"/>
              <w:bottom w:val="nil"/>
              <w:right w:val="nil"/>
            </w:tcBorders>
            <w:vAlign w:val="bottom"/>
            <w:hideMark/>
          </w:tcPr>
          <w:p w:rsidR="00EA77D9" w:rsidRPr="00EA77D9" w:rsidRDefault="00EA77D9" w:rsidP="00EA77D9">
            <w:r>
              <w:rPr>
                <w:noProof/>
                <w:lang w:bidi="sa-IN"/>
              </w:rPr>
              <w:drawing>
                <wp:inline distT="0" distB="0" distL="0" distR="0">
                  <wp:extent cx="485775" cy="142875"/>
                  <wp:effectExtent l="19050" t="0" r="9525" b="0"/>
                  <wp:docPr id="126" name="Picture 126" descr="http://www.google.com/uds/css/smal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google.com/uds/css/small-logo.png"/>
                          <pic:cNvPicPr>
                            <a:picLocks noChangeAspect="1" noChangeArrowheads="1"/>
                          </pic:cNvPicPr>
                        </pic:nvPicPr>
                        <pic:blipFill>
                          <a:blip r:embed="rId200"/>
                          <a:srcRect/>
                          <a:stretch>
                            <a:fillRect/>
                          </a:stretch>
                        </pic:blipFill>
                        <pic:spPr bwMode="auto">
                          <a:xfrm>
                            <a:off x="0" y="0"/>
                            <a:ext cx="485775" cy="142875"/>
                          </a:xfrm>
                          <a:prstGeom prst="rect">
                            <a:avLst/>
                          </a:prstGeom>
                          <a:noFill/>
                          <a:ln w="9525">
                            <a:noFill/>
                            <a:miter lim="800000"/>
                            <a:headEnd/>
                            <a:tailEnd/>
                          </a:ln>
                        </pic:spPr>
                      </pic:pic>
                    </a:graphicData>
                  </a:graphic>
                </wp:inline>
              </w:drawing>
            </w:r>
          </w:p>
        </w:tc>
      </w:tr>
    </w:tbl>
    <w:p w:rsidR="00EA77D9" w:rsidRPr="00EA77D9" w:rsidRDefault="00EA77D9" w:rsidP="00EA77D9">
      <w:pPr>
        <w:rPr>
          <w:ins w:id="190" w:author="Unknown"/>
        </w:rPr>
      </w:pPr>
      <w:r>
        <w:rPr>
          <w:noProof/>
          <w:lang w:bidi="sa-IN"/>
        </w:rPr>
        <w:drawing>
          <wp:inline distT="0" distB="0" distL="0" distR="0">
            <wp:extent cx="171450" cy="171450"/>
            <wp:effectExtent l="19050" t="0" r="0" b="0"/>
            <wp:docPr id="127" name="Picture 127" descr="http://img1.blogblog.com/img/icon18_wrench_allbkg.png">
              <a:hlinkClick xmlns:a="http://schemas.openxmlformats.org/drawingml/2006/main" r:id="rId201" tgtFrame="configNewsBar1"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img1.blogblog.com/img/icon18_wrench_allbkg.png">
                      <a:hlinkClick r:id="rId201" tgtFrame="configNewsBar1"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EA77D9" w:rsidRPr="00EA77D9" w:rsidRDefault="00EA77D9" w:rsidP="00EA77D9">
      <w:pPr>
        <w:rPr>
          <w:ins w:id="191" w:author="Unknown"/>
        </w:rPr>
      </w:pPr>
      <w:r>
        <w:rPr>
          <w:noProof/>
          <w:lang w:bidi="sa-IN"/>
        </w:rPr>
        <w:drawing>
          <wp:inline distT="0" distB="0" distL="0" distR="0">
            <wp:extent cx="9324975" cy="838200"/>
            <wp:effectExtent l="19050" t="0" r="9525" b="0"/>
            <wp:docPr id="128" name="Image1_img" descr="http://img24.imageshack.us/img24/7817/nature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_img" descr="http://img24.imageshack.us/img24/7817/naturefooter.jpg"/>
                    <pic:cNvPicPr>
                      <a:picLocks noChangeAspect="1" noChangeArrowheads="1"/>
                    </pic:cNvPicPr>
                  </pic:nvPicPr>
                  <pic:blipFill>
                    <a:blip r:embed="rId202"/>
                    <a:srcRect/>
                    <a:stretch>
                      <a:fillRect/>
                    </a:stretch>
                  </pic:blipFill>
                  <pic:spPr bwMode="auto">
                    <a:xfrm>
                      <a:off x="0" y="0"/>
                      <a:ext cx="9324975" cy="838200"/>
                    </a:xfrm>
                    <a:prstGeom prst="rect">
                      <a:avLst/>
                    </a:prstGeom>
                    <a:noFill/>
                    <a:ln w="9525">
                      <a:noFill/>
                      <a:miter lim="800000"/>
                      <a:headEnd/>
                      <a:tailEnd/>
                    </a:ln>
                  </pic:spPr>
                </pic:pic>
              </a:graphicData>
            </a:graphic>
          </wp:inline>
        </w:drawing>
      </w:r>
    </w:p>
    <w:p w:rsidR="00EA77D9" w:rsidRPr="00EA77D9" w:rsidRDefault="00EA77D9" w:rsidP="00EA77D9">
      <w:pPr>
        <w:rPr>
          <w:ins w:id="192" w:author="Unknown"/>
        </w:rPr>
      </w:pPr>
      <w:r>
        <w:rPr>
          <w:noProof/>
          <w:lang w:bidi="sa-IN"/>
        </w:rPr>
        <w:drawing>
          <wp:inline distT="0" distB="0" distL="0" distR="0">
            <wp:extent cx="171450" cy="171450"/>
            <wp:effectExtent l="19050" t="0" r="0" b="0"/>
            <wp:docPr id="129" name="Picture 129" descr="http://img1.blogblog.com/img/icon18_wrench_allbkg.png">
              <a:hlinkClick xmlns:a="http://schemas.openxmlformats.org/drawingml/2006/main" r:id="rId203" tgtFrame="configImage1"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g1.blogblog.com/img/icon18_wrench_allbkg.png">
                      <a:hlinkClick r:id="rId203" tgtFrame="configImage1"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4680"/>
        <w:gridCol w:w="4680"/>
      </w:tblGrid>
      <w:tr w:rsidR="00EA77D9" w:rsidRPr="00EA77D9" w:rsidTr="00EA77D9">
        <w:trPr>
          <w:tblCellSpacing w:w="0" w:type="dxa"/>
        </w:trPr>
        <w:tc>
          <w:tcPr>
            <w:tcW w:w="0" w:type="auto"/>
            <w:vAlign w:val="center"/>
            <w:hideMark/>
          </w:tcPr>
          <w:p w:rsidR="00EA77D9" w:rsidRPr="00EA77D9" w:rsidRDefault="00EA77D9" w:rsidP="00EA77D9"/>
        </w:tc>
        <w:tc>
          <w:tcPr>
            <w:tcW w:w="0" w:type="auto"/>
            <w:vAlign w:val="center"/>
            <w:hideMark/>
          </w:tcPr>
          <w:p w:rsidR="00EA77D9" w:rsidRPr="00EA77D9" w:rsidRDefault="00EA77D9" w:rsidP="00EA77D9"/>
        </w:tc>
      </w:tr>
    </w:tbl>
    <w:p w:rsidR="00EA77D9" w:rsidRPr="00EA77D9" w:rsidRDefault="00EA77D9" w:rsidP="00EA77D9">
      <w:pPr>
        <w:rPr>
          <w:ins w:id="193" w:author="Unknown"/>
        </w:rPr>
      </w:pPr>
      <w:ins w:id="194" w:author="Unknown">
        <w:r w:rsidRPr="00EA77D9">
          <w:t xml:space="preserve">Watermark template. </w:t>
        </w:r>
        <w:proofErr w:type="gramStart"/>
        <w:r w:rsidRPr="00EA77D9">
          <w:t xml:space="preserve">Template images by </w:t>
        </w:r>
        <w:r w:rsidRPr="00EA77D9">
          <w:fldChar w:fldCharType="begin"/>
        </w:r>
        <w:r w:rsidRPr="00EA77D9">
          <w:instrText xml:space="preserve"> HYPERLINK "http://www.istockphoto.com/googleimages.php?id=7598515&amp;platform=blogger&amp;langregion=en" \t "_blank" </w:instrText>
        </w:r>
        <w:r w:rsidRPr="00EA77D9">
          <w:fldChar w:fldCharType="separate"/>
        </w:r>
        <w:proofErr w:type="spellStart"/>
        <w:r w:rsidRPr="00EA77D9">
          <w:t>friztin</w:t>
        </w:r>
        <w:proofErr w:type="spellEnd"/>
        <w:r w:rsidRPr="00EA77D9">
          <w:fldChar w:fldCharType="end"/>
        </w:r>
        <w:r w:rsidRPr="00EA77D9">
          <w:t>.</w:t>
        </w:r>
        <w:proofErr w:type="gramEnd"/>
        <w:r w:rsidRPr="00EA77D9">
          <w:t xml:space="preserve"> </w:t>
        </w:r>
        <w:proofErr w:type="gramStart"/>
        <w:r w:rsidRPr="00EA77D9">
          <w:t xml:space="preserve">Powered by </w:t>
        </w:r>
        <w:r w:rsidRPr="00EA77D9">
          <w:fldChar w:fldCharType="begin"/>
        </w:r>
        <w:r w:rsidRPr="00EA77D9">
          <w:instrText xml:space="preserve"> HYPERLINK "http://www.blogger.com" \t "_blank" </w:instrText>
        </w:r>
        <w:r w:rsidRPr="00EA77D9">
          <w:fldChar w:fldCharType="separate"/>
        </w:r>
        <w:r w:rsidRPr="00EA77D9">
          <w:t>Blogger</w:t>
        </w:r>
        <w:r w:rsidRPr="00EA77D9">
          <w:fldChar w:fldCharType="end"/>
        </w:r>
        <w:r w:rsidRPr="00EA77D9">
          <w:t>.</w:t>
        </w:r>
        <w:proofErr w:type="gramEnd"/>
        <w:r w:rsidRPr="00EA77D9">
          <w:t xml:space="preserve"> </w:t>
        </w:r>
      </w:ins>
    </w:p>
    <w:p w:rsidR="00EA77D9" w:rsidRPr="00EA77D9" w:rsidRDefault="00EA77D9" w:rsidP="00EA77D9">
      <w:pPr>
        <w:rPr>
          <w:ins w:id="195" w:author="Unknown"/>
        </w:rPr>
      </w:pPr>
      <w:r>
        <w:rPr>
          <w:noProof/>
          <w:lang w:bidi="sa-IN"/>
        </w:rPr>
        <w:lastRenderedPageBreak/>
        <w:drawing>
          <wp:inline distT="0" distB="0" distL="0" distR="0">
            <wp:extent cx="171450" cy="171450"/>
            <wp:effectExtent l="19050" t="0" r="0" b="0"/>
            <wp:docPr id="130" name="Picture 130" descr="http://img1.blogblog.com/img/icon18_wrench_allbkg.png">
              <a:hlinkClick xmlns:a="http://schemas.openxmlformats.org/drawingml/2006/main" r:id="rId204" tgtFrame="configAttribution1" tooltip="E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img1.blogblog.com/img/icon18_wrench_allbkg.png">
                      <a:hlinkClick r:id="rId204" tgtFrame="configAttribution1" tooltip="Edit"/>
                    </pic:cNvPr>
                    <pic:cNvPicPr>
                      <a:picLocks noChangeAspect="1" noChangeArrowheads="1"/>
                    </pic:cNvPicPr>
                  </pic:nvPicPr>
                  <pic:blipFill>
                    <a:blip r:embed="rId6"/>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D427A8" w:rsidRDefault="00EA77D9" w:rsidP="00EA77D9">
      <w:r w:rsidRPr="00EA77D9">
        <w:pict/>
      </w:r>
      <w:r w:rsidRPr="00EA77D9">
        <w:pict/>
      </w:r>
      <w:r w:rsidRPr="00EA77D9">
        <w:pict/>
      </w:r>
      <w:r w:rsidRPr="00EA77D9">
        <w:pict/>
      </w:r>
      <w:r w:rsidRPr="00EA77D9">
        <w:pict/>
      </w:r>
      <w:r w:rsidRPr="00EA77D9">
        <w:pict/>
      </w:r>
    </w:p>
    <w:sectPr w:rsidR="00D427A8" w:rsidSect="00D427A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A77D9"/>
    <w:rsid w:val="001C3A95"/>
    <w:rsid w:val="00B46443"/>
    <w:rsid w:val="00D427A8"/>
    <w:rsid w:val="00EA77D9"/>
  </w:rsids>
  <m:mathPr>
    <m:mathFont m:val="Cambria Math"/>
    <m:brkBin m:val="before"/>
    <m:brkBinSub m:val="--"/>
    <m:smallFrac m:val="off"/>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7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7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33348584">
      <w:marLeft w:val="0"/>
      <w:marRight w:val="0"/>
      <w:marTop w:val="0"/>
      <w:marBottom w:val="0"/>
      <w:divBdr>
        <w:top w:val="none" w:sz="0" w:space="0" w:color="auto"/>
        <w:left w:val="none" w:sz="0" w:space="0" w:color="auto"/>
        <w:bottom w:val="none" w:sz="0" w:space="0" w:color="auto"/>
        <w:right w:val="none" w:sz="0" w:space="0" w:color="auto"/>
      </w:divBdr>
      <w:divsChild>
        <w:div w:id="1954480167">
          <w:marLeft w:val="0"/>
          <w:marRight w:val="0"/>
          <w:marTop w:val="0"/>
          <w:marBottom w:val="0"/>
          <w:divBdr>
            <w:top w:val="none" w:sz="0" w:space="0" w:color="auto"/>
            <w:left w:val="none" w:sz="0" w:space="0" w:color="auto"/>
            <w:bottom w:val="none" w:sz="0" w:space="0" w:color="auto"/>
            <w:right w:val="none" w:sz="0" w:space="0" w:color="auto"/>
          </w:divBdr>
          <w:divsChild>
            <w:div w:id="1948930557">
              <w:marLeft w:val="0"/>
              <w:marRight w:val="0"/>
              <w:marTop w:val="0"/>
              <w:marBottom w:val="0"/>
              <w:divBdr>
                <w:top w:val="none" w:sz="0" w:space="0" w:color="auto"/>
                <w:left w:val="none" w:sz="0" w:space="0" w:color="auto"/>
                <w:bottom w:val="none" w:sz="0" w:space="0" w:color="auto"/>
                <w:right w:val="none" w:sz="0" w:space="0" w:color="auto"/>
              </w:divBdr>
              <w:divsChild>
                <w:div w:id="1564681757">
                  <w:marLeft w:val="0"/>
                  <w:marRight w:val="0"/>
                  <w:marTop w:val="0"/>
                  <w:marBottom w:val="0"/>
                  <w:divBdr>
                    <w:top w:val="none" w:sz="0" w:space="0" w:color="auto"/>
                    <w:left w:val="none" w:sz="0" w:space="0" w:color="auto"/>
                    <w:bottom w:val="none" w:sz="0" w:space="0" w:color="auto"/>
                    <w:right w:val="none" w:sz="0" w:space="0" w:color="auto"/>
                  </w:divBdr>
                  <w:divsChild>
                    <w:div w:id="827095131">
                      <w:marLeft w:val="0"/>
                      <w:marRight w:val="0"/>
                      <w:marTop w:val="0"/>
                      <w:marBottom w:val="0"/>
                      <w:divBdr>
                        <w:top w:val="none" w:sz="0" w:space="0" w:color="auto"/>
                        <w:left w:val="none" w:sz="0" w:space="0" w:color="auto"/>
                        <w:bottom w:val="none" w:sz="0" w:space="0" w:color="auto"/>
                        <w:right w:val="none" w:sz="0" w:space="0" w:color="auto"/>
                      </w:divBdr>
                      <w:divsChild>
                        <w:div w:id="1971089040">
                          <w:marLeft w:val="0"/>
                          <w:marRight w:val="0"/>
                          <w:marTop w:val="0"/>
                          <w:marBottom w:val="0"/>
                          <w:divBdr>
                            <w:top w:val="none" w:sz="0" w:space="0" w:color="auto"/>
                            <w:left w:val="none" w:sz="0" w:space="0" w:color="auto"/>
                            <w:bottom w:val="none" w:sz="0" w:space="0" w:color="auto"/>
                            <w:right w:val="none" w:sz="0" w:space="0" w:color="auto"/>
                          </w:divBdr>
                          <w:divsChild>
                            <w:div w:id="1619723120">
                              <w:marLeft w:val="0"/>
                              <w:marRight w:val="0"/>
                              <w:marTop w:val="0"/>
                              <w:marBottom w:val="0"/>
                              <w:divBdr>
                                <w:top w:val="none" w:sz="0" w:space="0" w:color="auto"/>
                                <w:left w:val="none" w:sz="0" w:space="0" w:color="auto"/>
                                <w:bottom w:val="none" w:sz="0" w:space="0" w:color="auto"/>
                                <w:right w:val="none" w:sz="0" w:space="0" w:color="auto"/>
                              </w:divBdr>
                              <w:divsChild>
                                <w:div w:id="2078162557">
                                  <w:marLeft w:val="0"/>
                                  <w:marRight w:val="0"/>
                                  <w:marTop w:val="450"/>
                                  <w:marBottom w:val="450"/>
                                  <w:divBdr>
                                    <w:top w:val="none" w:sz="0" w:space="0" w:color="auto"/>
                                    <w:left w:val="none" w:sz="0" w:space="0" w:color="auto"/>
                                    <w:bottom w:val="none" w:sz="0" w:space="0" w:color="auto"/>
                                    <w:right w:val="none" w:sz="0" w:space="0" w:color="auto"/>
                                  </w:divBdr>
                                  <w:divsChild>
                                    <w:div w:id="710960402">
                                      <w:marLeft w:val="0"/>
                                      <w:marRight w:val="0"/>
                                      <w:marTop w:val="0"/>
                                      <w:marBottom w:val="0"/>
                                      <w:divBdr>
                                        <w:top w:val="none" w:sz="0" w:space="0" w:color="auto"/>
                                        <w:left w:val="none" w:sz="0" w:space="0" w:color="auto"/>
                                        <w:bottom w:val="none" w:sz="0" w:space="0" w:color="auto"/>
                                        <w:right w:val="none" w:sz="0" w:space="0" w:color="auto"/>
                                      </w:divBdr>
                                      <w:divsChild>
                                        <w:div w:id="1171918521">
                                          <w:marLeft w:val="0"/>
                                          <w:marRight w:val="0"/>
                                          <w:marTop w:val="0"/>
                                          <w:marBottom w:val="0"/>
                                          <w:divBdr>
                                            <w:top w:val="none" w:sz="0" w:space="0" w:color="auto"/>
                                            <w:left w:val="none" w:sz="0" w:space="0" w:color="auto"/>
                                            <w:bottom w:val="none" w:sz="0" w:space="0" w:color="auto"/>
                                            <w:right w:val="none" w:sz="0" w:space="0" w:color="auto"/>
                                          </w:divBdr>
                                        </w:div>
                                        <w:div w:id="17254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23973">
                  <w:marLeft w:val="0"/>
                  <w:marRight w:val="0"/>
                  <w:marTop w:val="0"/>
                  <w:marBottom w:val="0"/>
                  <w:divBdr>
                    <w:top w:val="none" w:sz="0" w:space="0" w:color="auto"/>
                    <w:left w:val="none" w:sz="0" w:space="0" w:color="auto"/>
                    <w:bottom w:val="none" w:sz="0" w:space="0" w:color="auto"/>
                    <w:right w:val="none" w:sz="0" w:space="0" w:color="auto"/>
                  </w:divBdr>
                  <w:divsChild>
                    <w:div w:id="452137268">
                      <w:marLeft w:val="0"/>
                      <w:marRight w:val="0"/>
                      <w:marTop w:val="0"/>
                      <w:marBottom w:val="0"/>
                      <w:divBdr>
                        <w:top w:val="none" w:sz="0" w:space="0" w:color="auto"/>
                        <w:left w:val="none" w:sz="0" w:space="0" w:color="auto"/>
                        <w:bottom w:val="none" w:sz="0" w:space="0" w:color="auto"/>
                        <w:right w:val="none" w:sz="0" w:space="0" w:color="auto"/>
                      </w:divBdr>
                      <w:divsChild>
                        <w:div w:id="899050778">
                          <w:marLeft w:val="0"/>
                          <w:marRight w:val="0"/>
                          <w:marTop w:val="0"/>
                          <w:marBottom w:val="0"/>
                          <w:divBdr>
                            <w:top w:val="none" w:sz="0" w:space="0" w:color="auto"/>
                            <w:left w:val="none" w:sz="0" w:space="0" w:color="auto"/>
                            <w:bottom w:val="none" w:sz="0" w:space="0" w:color="auto"/>
                            <w:right w:val="none" w:sz="0" w:space="0" w:color="auto"/>
                          </w:divBdr>
                          <w:divsChild>
                            <w:div w:id="1285162776">
                              <w:marLeft w:val="0"/>
                              <w:marRight w:val="0"/>
                              <w:marTop w:val="0"/>
                              <w:marBottom w:val="0"/>
                              <w:divBdr>
                                <w:top w:val="none" w:sz="0" w:space="0" w:color="auto"/>
                                <w:left w:val="none" w:sz="0" w:space="0" w:color="auto"/>
                                <w:bottom w:val="none" w:sz="0" w:space="0" w:color="auto"/>
                                <w:right w:val="none" w:sz="0" w:space="0" w:color="auto"/>
                              </w:divBdr>
                              <w:divsChild>
                                <w:div w:id="1390836560">
                                  <w:marLeft w:val="0"/>
                                  <w:marRight w:val="0"/>
                                  <w:marTop w:val="0"/>
                                  <w:marBottom w:val="0"/>
                                  <w:divBdr>
                                    <w:top w:val="none" w:sz="0" w:space="0" w:color="auto"/>
                                    <w:left w:val="none" w:sz="0" w:space="0" w:color="auto"/>
                                    <w:bottom w:val="none" w:sz="0" w:space="0" w:color="auto"/>
                                    <w:right w:val="none" w:sz="0" w:space="0" w:color="auto"/>
                                  </w:divBdr>
                                  <w:divsChild>
                                    <w:div w:id="1741947951">
                                      <w:marLeft w:val="0"/>
                                      <w:marRight w:val="0"/>
                                      <w:marTop w:val="450"/>
                                      <w:marBottom w:val="450"/>
                                      <w:divBdr>
                                        <w:top w:val="none" w:sz="0" w:space="0" w:color="auto"/>
                                        <w:left w:val="none" w:sz="0" w:space="0" w:color="auto"/>
                                        <w:bottom w:val="none" w:sz="0" w:space="0" w:color="auto"/>
                                        <w:right w:val="none" w:sz="0" w:space="0" w:color="auto"/>
                                      </w:divBdr>
                                      <w:divsChild>
                                        <w:div w:id="348524871">
                                          <w:marLeft w:val="0"/>
                                          <w:marRight w:val="0"/>
                                          <w:marTop w:val="0"/>
                                          <w:marBottom w:val="0"/>
                                          <w:divBdr>
                                            <w:top w:val="none" w:sz="0" w:space="0" w:color="auto"/>
                                            <w:left w:val="none" w:sz="0" w:space="0" w:color="auto"/>
                                            <w:bottom w:val="none" w:sz="0" w:space="0" w:color="auto"/>
                                            <w:right w:val="none" w:sz="0" w:space="0" w:color="auto"/>
                                          </w:divBdr>
                                          <w:divsChild>
                                            <w:div w:id="736127187">
                                              <w:marLeft w:val="0"/>
                                              <w:marRight w:val="0"/>
                                              <w:marTop w:val="0"/>
                                              <w:marBottom w:val="0"/>
                                              <w:divBdr>
                                                <w:top w:val="none" w:sz="0" w:space="2" w:color="auto"/>
                                                <w:left w:val="none" w:sz="0" w:space="2" w:color="auto"/>
                                                <w:bottom w:val="none" w:sz="0" w:space="2" w:color="auto"/>
                                                <w:right w:val="none" w:sz="0" w:space="2" w:color="auto"/>
                                              </w:divBdr>
                                            </w:div>
                                          </w:divsChild>
                                        </w:div>
                                      </w:divsChild>
                                    </w:div>
                                    <w:div w:id="1827235355">
                                      <w:marLeft w:val="0"/>
                                      <w:marRight w:val="0"/>
                                      <w:marTop w:val="0"/>
                                      <w:marBottom w:val="375"/>
                                      <w:divBdr>
                                        <w:top w:val="dotted" w:sz="6" w:space="11" w:color="D9D2E9"/>
                                        <w:left w:val="dotted" w:sz="6" w:space="15" w:color="D9D2E9"/>
                                        <w:bottom w:val="dotted" w:sz="6" w:space="11" w:color="D9D2E9"/>
                                        <w:right w:val="dotted" w:sz="6" w:space="15" w:color="D9D2E9"/>
                                      </w:divBdr>
                                      <w:divsChild>
                                        <w:div w:id="876696224">
                                          <w:marLeft w:val="0"/>
                                          <w:marRight w:val="0"/>
                                          <w:marTop w:val="0"/>
                                          <w:marBottom w:val="0"/>
                                          <w:divBdr>
                                            <w:top w:val="none" w:sz="0" w:space="0" w:color="auto"/>
                                            <w:left w:val="none" w:sz="0" w:space="0" w:color="auto"/>
                                            <w:bottom w:val="none" w:sz="0" w:space="0" w:color="auto"/>
                                            <w:right w:val="none" w:sz="0" w:space="0" w:color="auto"/>
                                          </w:divBdr>
                                          <w:divsChild>
                                            <w:div w:id="1717467339">
                                              <w:marLeft w:val="0"/>
                                              <w:marRight w:val="0"/>
                                              <w:marTop w:val="150"/>
                                              <w:marBottom w:val="0"/>
                                              <w:divBdr>
                                                <w:top w:val="dashed" w:sz="6" w:space="8" w:color="656565"/>
                                                <w:left w:val="none" w:sz="0" w:space="0" w:color="auto"/>
                                                <w:bottom w:val="none" w:sz="0" w:space="0" w:color="auto"/>
                                                <w:right w:val="none" w:sz="0" w:space="0" w:color="auto"/>
                                              </w:divBdr>
                                              <w:divsChild>
                                                <w:div w:id="432674554">
                                                  <w:marLeft w:val="0"/>
                                                  <w:marRight w:val="0"/>
                                                  <w:marTop w:val="0"/>
                                                  <w:marBottom w:val="0"/>
                                                  <w:divBdr>
                                                    <w:top w:val="none" w:sz="0" w:space="0" w:color="auto"/>
                                                    <w:left w:val="none" w:sz="0" w:space="0" w:color="auto"/>
                                                    <w:bottom w:val="none" w:sz="0" w:space="0" w:color="auto"/>
                                                    <w:right w:val="none" w:sz="0" w:space="0" w:color="auto"/>
                                                  </w:divBdr>
                                                </w:div>
                                                <w:div w:id="2111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5932">
                                      <w:marLeft w:val="0"/>
                                      <w:marRight w:val="0"/>
                                      <w:marTop w:val="0"/>
                                      <w:marBottom w:val="375"/>
                                      <w:divBdr>
                                        <w:top w:val="dotted" w:sz="6" w:space="11" w:color="D9D2E9"/>
                                        <w:left w:val="dotted" w:sz="6" w:space="15" w:color="D9D2E9"/>
                                        <w:bottom w:val="dotted" w:sz="6" w:space="11" w:color="D9D2E9"/>
                                        <w:right w:val="dotted" w:sz="6" w:space="15" w:color="D9D2E9"/>
                                      </w:divBdr>
                                      <w:divsChild>
                                        <w:div w:id="473447190">
                                          <w:marLeft w:val="0"/>
                                          <w:marRight w:val="0"/>
                                          <w:marTop w:val="0"/>
                                          <w:marBottom w:val="0"/>
                                          <w:divBdr>
                                            <w:top w:val="none" w:sz="0" w:space="0" w:color="auto"/>
                                            <w:left w:val="none" w:sz="0" w:space="0" w:color="auto"/>
                                            <w:bottom w:val="none" w:sz="0" w:space="0" w:color="auto"/>
                                            <w:right w:val="none" w:sz="0" w:space="0" w:color="auto"/>
                                          </w:divBdr>
                                          <w:divsChild>
                                            <w:div w:id="704065549">
                                              <w:marLeft w:val="0"/>
                                              <w:marRight w:val="0"/>
                                              <w:marTop w:val="0"/>
                                              <w:marBottom w:val="0"/>
                                              <w:divBdr>
                                                <w:top w:val="none" w:sz="0" w:space="0" w:color="auto"/>
                                                <w:left w:val="none" w:sz="0" w:space="0" w:color="auto"/>
                                                <w:bottom w:val="none" w:sz="0" w:space="0" w:color="auto"/>
                                                <w:right w:val="none" w:sz="0" w:space="0" w:color="auto"/>
                                              </w:divBdr>
                                            </w:div>
                                            <w:div w:id="205415085">
                                              <w:marLeft w:val="0"/>
                                              <w:marRight w:val="0"/>
                                              <w:marTop w:val="150"/>
                                              <w:marBottom w:val="0"/>
                                              <w:divBdr>
                                                <w:top w:val="dashed" w:sz="6" w:space="8" w:color="656565"/>
                                                <w:left w:val="none" w:sz="0" w:space="0" w:color="auto"/>
                                                <w:bottom w:val="none" w:sz="0" w:space="0" w:color="auto"/>
                                                <w:right w:val="none" w:sz="0" w:space="0" w:color="auto"/>
                                              </w:divBdr>
                                              <w:divsChild>
                                                <w:div w:id="195625446">
                                                  <w:marLeft w:val="0"/>
                                                  <w:marRight w:val="0"/>
                                                  <w:marTop w:val="0"/>
                                                  <w:marBottom w:val="0"/>
                                                  <w:divBdr>
                                                    <w:top w:val="none" w:sz="0" w:space="0" w:color="auto"/>
                                                    <w:left w:val="none" w:sz="0" w:space="0" w:color="auto"/>
                                                    <w:bottom w:val="none" w:sz="0" w:space="0" w:color="auto"/>
                                                    <w:right w:val="none" w:sz="0" w:space="0" w:color="auto"/>
                                                  </w:divBdr>
                                                </w:div>
                                                <w:div w:id="16499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19220">
                                      <w:marLeft w:val="0"/>
                                      <w:marRight w:val="0"/>
                                      <w:marTop w:val="0"/>
                                      <w:marBottom w:val="375"/>
                                      <w:divBdr>
                                        <w:top w:val="dotted" w:sz="6" w:space="11" w:color="D9D2E9"/>
                                        <w:left w:val="dotted" w:sz="6" w:space="15" w:color="D9D2E9"/>
                                        <w:bottom w:val="dotted" w:sz="6" w:space="11" w:color="D9D2E9"/>
                                        <w:right w:val="dotted" w:sz="6" w:space="15" w:color="D9D2E9"/>
                                      </w:divBdr>
                                      <w:divsChild>
                                        <w:div w:id="625619337">
                                          <w:marLeft w:val="0"/>
                                          <w:marRight w:val="0"/>
                                          <w:marTop w:val="0"/>
                                          <w:marBottom w:val="0"/>
                                          <w:divBdr>
                                            <w:top w:val="none" w:sz="0" w:space="0" w:color="auto"/>
                                            <w:left w:val="none" w:sz="0" w:space="0" w:color="auto"/>
                                            <w:bottom w:val="none" w:sz="0" w:space="0" w:color="auto"/>
                                            <w:right w:val="none" w:sz="0" w:space="0" w:color="auto"/>
                                          </w:divBdr>
                                          <w:divsChild>
                                            <w:div w:id="1306156800">
                                              <w:marLeft w:val="0"/>
                                              <w:marRight w:val="0"/>
                                              <w:marTop w:val="0"/>
                                              <w:marBottom w:val="0"/>
                                              <w:divBdr>
                                                <w:top w:val="none" w:sz="0" w:space="0" w:color="auto"/>
                                                <w:left w:val="none" w:sz="0" w:space="0" w:color="auto"/>
                                                <w:bottom w:val="none" w:sz="0" w:space="0" w:color="auto"/>
                                                <w:right w:val="none" w:sz="0" w:space="0" w:color="auto"/>
                                              </w:divBdr>
                                            </w:div>
                                            <w:div w:id="1837770248">
                                              <w:marLeft w:val="0"/>
                                              <w:marRight w:val="0"/>
                                              <w:marTop w:val="150"/>
                                              <w:marBottom w:val="0"/>
                                              <w:divBdr>
                                                <w:top w:val="dashed" w:sz="6" w:space="8" w:color="656565"/>
                                                <w:left w:val="none" w:sz="0" w:space="0" w:color="auto"/>
                                                <w:bottom w:val="none" w:sz="0" w:space="0" w:color="auto"/>
                                                <w:right w:val="none" w:sz="0" w:space="0" w:color="auto"/>
                                              </w:divBdr>
                                              <w:divsChild>
                                                <w:div w:id="919407058">
                                                  <w:marLeft w:val="0"/>
                                                  <w:marRight w:val="0"/>
                                                  <w:marTop w:val="0"/>
                                                  <w:marBottom w:val="0"/>
                                                  <w:divBdr>
                                                    <w:top w:val="none" w:sz="0" w:space="0" w:color="auto"/>
                                                    <w:left w:val="none" w:sz="0" w:space="0" w:color="auto"/>
                                                    <w:bottom w:val="none" w:sz="0" w:space="0" w:color="auto"/>
                                                    <w:right w:val="none" w:sz="0" w:space="0" w:color="auto"/>
                                                  </w:divBdr>
                                                </w:div>
                                                <w:div w:id="14745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83188">
                                      <w:marLeft w:val="0"/>
                                      <w:marRight w:val="0"/>
                                      <w:marTop w:val="0"/>
                                      <w:marBottom w:val="375"/>
                                      <w:divBdr>
                                        <w:top w:val="dotted" w:sz="6" w:space="11" w:color="D9D2E9"/>
                                        <w:left w:val="dotted" w:sz="6" w:space="15" w:color="D9D2E9"/>
                                        <w:bottom w:val="dotted" w:sz="6" w:space="11" w:color="D9D2E9"/>
                                        <w:right w:val="dotted" w:sz="6" w:space="15" w:color="D9D2E9"/>
                                      </w:divBdr>
                                      <w:divsChild>
                                        <w:div w:id="1010791607">
                                          <w:marLeft w:val="0"/>
                                          <w:marRight w:val="0"/>
                                          <w:marTop w:val="0"/>
                                          <w:marBottom w:val="0"/>
                                          <w:divBdr>
                                            <w:top w:val="none" w:sz="0" w:space="0" w:color="auto"/>
                                            <w:left w:val="none" w:sz="0" w:space="0" w:color="auto"/>
                                            <w:bottom w:val="none" w:sz="0" w:space="0" w:color="auto"/>
                                            <w:right w:val="none" w:sz="0" w:space="0" w:color="auto"/>
                                          </w:divBdr>
                                          <w:divsChild>
                                            <w:div w:id="436995608">
                                              <w:marLeft w:val="0"/>
                                              <w:marRight w:val="0"/>
                                              <w:marTop w:val="0"/>
                                              <w:marBottom w:val="0"/>
                                              <w:divBdr>
                                                <w:top w:val="none" w:sz="0" w:space="0" w:color="auto"/>
                                                <w:left w:val="none" w:sz="0" w:space="0" w:color="auto"/>
                                                <w:bottom w:val="none" w:sz="0" w:space="0" w:color="auto"/>
                                                <w:right w:val="none" w:sz="0" w:space="0" w:color="auto"/>
                                              </w:divBdr>
                                              <w:divsChild>
                                                <w:div w:id="957639623">
                                                  <w:marLeft w:val="0"/>
                                                  <w:marRight w:val="0"/>
                                                  <w:marTop w:val="0"/>
                                                  <w:marBottom w:val="0"/>
                                                  <w:divBdr>
                                                    <w:top w:val="none" w:sz="0" w:space="0" w:color="auto"/>
                                                    <w:left w:val="none" w:sz="0" w:space="0" w:color="auto"/>
                                                    <w:bottom w:val="none" w:sz="0" w:space="0" w:color="auto"/>
                                                    <w:right w:val="none" w:sz="0" w:space="0" w:color="auto"/>
                                                  </w:divBdr>
                                                </w:div>
                                                <w:div w:id="1548686875">
                                                  <w:marLeft w:val="0"/>
                                                  <w:marRight w:val="0"/>
                                                  <w:marTop w:val="0"/>
                                                  <w:marBottom w:val="0"/>
                                                  <w:divBdr>
                                                    <w:top w:val="none" w:sz="0" w:space="0" w:color="auto"/>
                                                    <w:left w:val="none" w:sz="0" w:space="0" w:color="auto"/>
                                                    <w:bottom w:val="none" w:sz="0" w:space="0" w:color="auto"/>
                                                    <w:right w:val="none" w:sz="0" w:space="0" w:color="auto"/>
                                                  </w:divBdr>
                                                  <w:divsChild>
                                                    <w:div w:id="1604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8977">
                                              <w:marLeft w:val="0"/>
                                              <w:marRight w:val="0"/>
                                              <w:marTop w:val="150"/>
                                              <w:marBottom w:val="0"/>
                                              <w:divBdr>
                                                <w:top w:val="dashed" w:sz="6" w:space="8" w:color="656565"/>
                                                <w:left w:val="none" w:sz="0" w:space="0" w:color="auto"/>
                                                <w:bottom w:val="none" w:sz="0" w:space="0" w:color="auto"/>
                                                <w:right w:val="none" w:sz="0" w:space="0" w:color="auto"/>
                                              </w:divBdr>
                                              <w:divsChild>
                                                <w:div w:id="1500344061">
                                                  <w:marLeft w:val="0"/>
                                                  <w:marRight w:val="0"/>
                                                  <w:marTop w:val="0"/>
                                                  <w:marBottom w:val="0"/>
                                                  <w:divBdr>
                                                    <w:top w:val="none" w:sz="0" w:space="0" w:color="auto"/>
                                                    <w:left w:val="none" w:sz="0" w:space="0" w:color="auto"/>
                                                    <w:bottom w:val="none" w:sz="0" w:space="0" w:color="auto"/>
                                                    <w:right w:val="none" w:sz="0" w:space="0" w:color="auto"/>
                                                  </w:divBdr>
                                                </w:div>
                                                <w:div w:id="4650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404003">
                                      <w:marLeft w:val="0"/>
                                      <w:marRight w:val="0"/>
                                      <w:marTop w:val="0"/>
                                      <w:marBottom w:val="375"/>
                                      <w:divBdr>
                                        <w:top w:val="dotted" w:sz="6" w:space="11" w:color="D9D2E9"/>
                                        <w:left w:val="dotted" w:sz="6" w:space="15" w:color="D9D2E9"/>
                                        <w:bottom w:val="dotted" w:sz="6" w:space="11" w:color="D9D2E9"/>
                                        <w:right w:val="dotted" w:sz="6" w:space="15" w:color="D9D2E9"/>
                                      </w:divBdr>
                                      <w:divsChild>
                                        <w:div w:id="1034188628">
                                          <w:marLeft w:val="0"/>
                                          <w:marRight w:val="0"/>
                                          <w:marTop w:val="0"/>
                                          <w:marBottom w:val="0"/>
                                          <w:divBdr>
                                            <w:top w:val="none" w:sz="0" w:space="0" w:color="auto"/>
                                            <w:left w:val="none" w:sz="0" w:space="0" w:color="auto"/>
                                            <w:bottom w:val="none" w:sz="0" w:space="0" w:color="auto"/>
                                            <w:right w:val="none" w:sz="0" w:space="0" w:color="auto"/>
                                          </w:divBdr>
                                          <w:divsChild>
                                            <w:div w:id="1040398224">
                                              <w:marLeft w:val="0"/>
                                              <w:marRight w:val="0"/>
                                              <w:marTop w:val="0"/>
                                              <w:marBottom w:val="0"/>
                                              <w:divBdr>
                                                <w:top w:val="none" w:sz="0" w:space="0" w:color="auto"/>
                                                <w:left w:val="none" w:sz="0" w:space="0" w:color="auto"/>
                                                <w:bottom w:val="none" w:sz="0" w:space="0" w:color="auto"/>
                                                <w:right w:val="none" w:sz="0" w:space="0" w:color="auto"/>
                                              </w:divBdr>
                                            </w:div>
                                            <w:div w:id="1025516271">
                                              <w:marLeft w:val="0"/>
                                              <w:marRight w:val="0"/>
                                              <w:marTop w:val="150"/>
                                              <w:marBottom w:val="0"/>
                                              <w:divBdr>
                                                <w:top w:val="dashed" w:sz="6" w:space="8" w:color="656565"/>
                                                <w:left w:val="none" w:sz="0" w:space="0" w:color="auto"/>
                                                <w:bottom w:val="none" w:sz="0" w:space="0" w:color="auto"/>
                                                <w:right w:val="none" w:sz="0" w:space="0" w:color="auto"/>
                                              </w:divBdr>
                                              <w:divsChild>
                                                <w:div w:id="466704003">
                                                  <w:marLeft w:val="0"/>
                                                  <w:marRight w:val="0"/>
                                                  <w:marTop w:val="0"/>
                                                  <w:marBottom w:val="0"/>
                                                  <w:divBdr>
                                                    <w:top w:val="none" w:sz="0" w:space="0" w:color="auto"/>
                                                    <w:left w:val="none" w:sz="0" w:space="0" w:color="auto"/>
                                                    <w:bottom w:val="none" w:sz="0" w:space="0" w:color="auto"/>
                                                    <w:right w:val="none" w:sz="0" w:space="0" w:color="auto"/>
                                                  </w:divBdr>
                                                </w:div>
                                                <w:div w:id="16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57075">
                                      <w:marLeft w:val="0"/>
                                      <w:marRight w:val="0"/>
                                      <w:marTop w:val="0"/>
                                      <w:marBottom w:val="375"/>
                                      <w:divBdr>
                                        <w:top w:val="dotted" w:sz="6" w:space="11" w:color="D9D2E9"/>
                                        <w:left w:val="dotted" w:sz="6" w:space="15" w:color="D9D2E9"/>
                                        <w:bottom w:val="dotted" w:sz="6" w:space="11" w:color="D9D2E9"/>
                                        <w:right w:val="dotted" w:sz="6" w:space="15" w:color="D9D2E9"/>
                                      </w:divBdr>
                                      <w:divsChild>
                                        <w:div w:id="388379298">
                                          <w:marLeft w:val="0"/>
                                          <w:marRight w:val="0"/>
                                          <w:marTop w:val="0"/>
                                          <w:marBottom w:val="0"/>
                                          <w:divBdr>
                                            <w:top w:val="none" w:sz="0" w:space="0" w:color="auto"/>
                                            <w:left w:val="none" w:sz="0" w:space="0" w:color="auto"/>
                                            <w:bottom w:val="none" w:sz="0" w:space="0" w:color="auto"/>
                                            <w:right w:val="none" w:sz="0" w:space="0" w:color="auto"/>
                                          </w:divBdr>
                                          <w:divsChild>
                                            <w:div w:id="2073195299">
                                              <w:marLeft w:val="0"/>
                                              <w:marRight w:val="0"/>
                                              <w:marTop w:val="0"/>
                                              <w:marBottom w:val="0"/>
                                              <w:divBdr>
                                                <w:top w:val="none" w:sz="0" w:space="0" w:color="auto"/>
                                                <w:left w:val="none" w:sz="0" w:space="0" w:color="auto"/>
                                                <w:bottom w:val="none" w:sz="0" w:space="0" w:color="auto"/>
                                                <w:right w:val="none" w:sz="0" w:space="0" w:color="auto"/>
                                              </w:divBdr>
                                            </w:div>
                                            <w:div w:id="1165509667">
                                              <w:marLeft w:val="0"/>
                                              <w:marRight w:val="0"/>
                                              <w:marTop w:val="150"/>
                                              <w:marBottom w:val="0"/>
                                              <w:divBdr>
                                                <w:top w:val="dashed" w:sz="6" w:space="8" w:color="656565"/>
                                                <w:left w:val="none" w:sz="0" w:space="0" w:color="auto"/>
                                                <w:bottom w:val="none" w:sz="0" w:space="0" w:color="auto"/>
                                                <w:right w:val="none" w:sz="0" w:space="0" w:color="auto"/>
                                              </w:divBdr>
                                              <w:divsChild>
                                                <w:div w:id="826365232">
                                                  <w:marLeft w:val="0"/>
                                                  <w:marRight w:val="0"/>
                                                  <w:marTop w:val="0"/>
                                                  <w:marBottom w:val="0"/>
                                                  <w:divBdr>
                                                    <w:top w:val="none" w:sz="0" w:space="0" w:color="auto"/>
                                                    <w:left w:val="none" w:sz="0" w:space="0" w:color="auto"/>
                                                    <w:bottom w:val="none" w:sz="0" w:space="0" w:color="auto"/>
                                                    <w:right w:val="none" w:sz="0" w:space="0" w:color="auto"/>
                                                  </w:divBdr>
                                                </w:div>
                                                <w:div w:id="11162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325094">
                                      <w:marLeft w:val="0"/>
                                      <w:marRight w:val="0"/>
                                      <w:marTop w:val="0"/>
                                      <w:marBottom w:val="375"/>
                                      <w:divBdr>
                                        <w:top w:val="dotted" w:sz="6" w:space="11" w:color="D9D2E9"/>
                                        <w:left w:val="dotted" w:sz="6" w:space="15" w:color="D9D2E9"/>
                                        <w:bottom w:val="dotted" w:sz="6" w:space="11" w:color="D9D2E9"/>
                                        <w:right w:val="dotted" w:sz="6" w:space="15" w:color="D9D2E9"/>
                                      </w:divBdr>
                                      <w:divsChild>
                                        <w:div w:id="1401369245">
                                          <w:marLeft w:val="0"/>
                                          <w:marRight w:val="0"/>
                                          <w:marTop w:val="0"/>
                                          <w:marBottom w:val="0"/>
                                          <w:divBdr>
                                            <w:top w:val="none" w:sz="0" w:space="0" w:color="auto"/>
                                            <w:left w:val="none" w:sz="0" w:space="0" w:color="auto"/>
                                            <w:bottom w:val="none" w:sz="0" w:space="0" w:color="auto"/>
                                            <w:right w:val="none" w:sz="0" w:space="0" w:color="auto"/>
                                          </w:divBdr>
                                          <w:divsChild>
                                            <w:div w:id="538779035">
                                              <w:marLeft w:val="0"/>
                                              <w:marRight w:val="0"/>
                                              <w:marTop w:val="0"/>
                                              <w:marBottom w:val="0"/>
                                              <w:divBdr>
                                                <w:top w:val="none" w:sz="0" w:space="0" w:color="auto"/>
                                                <w:left w:val="none" w:sz="0" w:space="0" w:color="auto"/>
                                                <w:bottom w:val="none" w:sz="0" w:space="0" w:color="auto"/>
                                                <w:right w:val="none" w:sz="0" w:space="0" w:color="auto"/>
                                              </w:divBdr>
                                            </w:div>
                                            <w:div w:id="970525278">
                                              <w:marLeft w:val="0"/>
                                              <w:marRight w:val="0"/>
                                              <w:marTop w:val="150"/>
                                              <w:marBottom w:val="0"/>
                                              <w:divBdr>
                                                <w:top w:val="dashed" w:sz="6" w:space="8" w:color="656565"/>
                                                <w:left w:val="none" w:sz="0" w:space="0" w:color="auto"/>
                                                <w:bottom w:val="none" w:sz="0" w:space="0" w:color="auto"/>
                                                <w:right w:val="none" w:sz="0" w:space="0" w:color="auto"/>
                                              </w:divBdr>
                                              <w:divsChild>
                                                <w:div w:id="1378553746">
                                                  <w:marLeft w:val="0"/>
                                                  <w:marRight w:val="0"/>
                                                  <w:marTop w:val="0"/>
                                                  <w:marBottom w:val="0"/>
                                                  <w:divBdr>
                                                    <w:top w:val="none" w:sz="0" w:space="0" w:color="auto"/>
                                                    <w:left w:val="none" w:sz="0" w:space="0" w:color="auto"/>
                                                    <w:bottom w:val="none" w:sz="0" w:space="0" w:color="auto"/>
                                                    <w:right w:val="none" w:sz="0" w:space="0" w:color="auto"/>
                                                  </w:divBdr>
                                                </w:div>
                                                <w:div w:id="18697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59376">
                                      <w:marLeft w:val="0"/>
                                      <w:marRight w:val="0"/>
                                      <w:marTop w:val="0"/>
                                      <w:marBottom w:val="375"/>
                                      <w:divBdr>
                                        <w:top w:val="dotted" w:sz="6" w:space="11" w:color="D9D2E9"/>
                                        <w:left w:val="dotted" w:sz="6" w:space="15" w:color="D9D2E9"/>
                                        <w:bottom w:val="dotted" w:sz="6" w:space="11" w:color="D9D2E9"/>
                                        <w:right w:val="dotted" w:sz="6" w:space="15" w:color="D9D2E9"/>
                                      </w:divBdr>
                                      <w:divsChild>
                                        <w:div w:id="1968967901">
                                          <w:marLeft w:val="0"/>
                                          <w:marRight w:val="0"/>
                                          <w:marTop w:val="0"/>
                                          <w:marBottom w:val="0"/>
                                          <w:divBdr>
                                            <w:top w:val="none" w:sz="0" w:space="0" w:color="auto"/>
                                            <w:left w:val="none" w:sz="0" w:space="0" w:color="auto"/>
                                            <w:bottom w:val="none" w:sz="0" w:space="0" w:color="auto"/>
                                            <w:right w:val="none" w:sz="0" w:space="0" w:color="auto"/>
                                          </w:divBdr>
                                          <w:divsChild>
                                            <w:div w:id="840392769">
                                              <w:marLeft w:val="0"/>
                                              <w:marRight w:val="0"/>
                                              <w:marTop w:val="0"/>
                                              <w:marBottom w:val="0"/>
                                              <w:divBdr>
                                                <w:top w:val="none" w:sz="0" w:space="0" w:color="auto"/>
                                                <w:left w:val="none" w:sz="0" w:space="0" w:color="auto"/>
                                                <w:bottom w:val="none" w:sz="0" w:space="0" w:color="auto"/>
                                                <w:right w:val="none" w:sz="0" w:space="0" w:color="auto"/>
                                              </w:divBdr>
                                            </w:div>
                                            <w:div w:id="1250387751">
                                              <w:marLeft w:val="0"/>
                                              <w:marRight w:val="0"/>
                                              <w:marTop w:val="150"/>
                                              <w:marBottom w:val="0"/>
                                              <w:divBdr>
                                                <w:top w:val="dashed" w:sz="6" w:space="8" w:color="656565"/>
                                                <w:left w:val="none" w:sz="0" w:space="0" w:color="auto"/>
                                                <w:bottom w:val="none" w:sz="0" w:space="0" w:color="auto"/>
                                                <w:right w:val="none" w:sz="0" w:space="0" w:color="auto"/>
                                              </w:divBdr>
                                              <w:divsChild>
                                                <w:div w:id="1107696438">
                                                  <w:marLeft w:val="0"/>
                                                  <w:marRight w:val="0"/>
                                                  <w:marTop w:val="0"/>
                                                  <w:marBottom w:val="0"/>
                                                  <w:divBdr>
                                                    <w:top w:val="none" w:sz="0" w:space="0" w:color="auto"/>
                                                    <w:left w:val="none" w:sz="0" w:space="0" w:color="auto"/>
                                                    <w:bottom w:val="none" w:sz="0" w:space="0" w:color="auto"/>
                                                    <w:right w:val="none" w:sz="0" w:space="0" w:color="auto"/>
                                                  </w:divBdr>
                                                </w:div>
                                                <w:div w:id="1497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00886">
                                      <w:marLeft w:val="0"/>
                                      <w:marRight w:val="0"/>
                                      <w:marTop w:val="0"/>
                                      <w:marBottom w:val="375"/>
                                      <w:divBdr>
                                        <w:top w:val="dotted" w:sz="6" w:space="11" w:color="D9D2E9"/>
                                        <w:left w:val="dotted" w:sz="6" w:space="15" w:color="D9D2E9"/>
                                        <w:bottom w:val="dotted" w:sz="6" w:space="11" w:color="D9D2E9"/>
                                        <w:right w:val="dotted" w:sz="6" w:space="15" w:color="D9D2E9"/>
                                      </w:divBdr>
                                      <w:divsChild>
                                        <w:div w:id="292753027">
                                          <w:marLeft w:val="0"/>
                                          <w:marRight w:val="0"/>
                                          <w:marTop w:val="0"/>
                                          <w:marBottom w:val="0"/>
                                          <w:divBdr>
                                            <w:top w:val="none" w:sz="0" w:space="0" w:color="auto"/>
                                            <w:left w:val="none" w:sz="0" w:space="0" w:color="auto"/>
                                            <w:bottom w:val="none" w:sz="0" w:space="0" w:color="auto"/>
                                            <w:right w:val="none" w:sz="0" w:space="0" w:color="auto"/>
                                          </w:divBdr>
                                          <w:divsChild>
                                            <w:div w:id="1271477498">
                                              <w:marLeft w:val="0"/>
                                              <w:marRight w:val="0"/>
                                              <w:marTop w:val="0"/>
                                              <w:marBottom w:val="0"/>
                                              <w:divBdr>
                                                <w:top w:val="none" w:sz="0" w:space="0" w:color="auto"/>
                                                <w:left w:val="none" w:sz="0" w:space="0" w:color="auto"/>
                                                <w:bottom w:val="none" w:sz="0" w:space="0" w:color="auto"/>
                                                <w:right w:val="none" w:sz="0" w:space="0" w:color="auto"/>
                                              </w:divBdr>
                                              <w:divsChild>
                                                <w:div w:id="1736080308">
                                                  <w:marLeft w:val="0"/>
                                                  <w:marRight w:val="0"/>
                                                  <w:marTop w:val="0"/>
                                                  <w:marBottom w:val="0"/>
                                                  <w:divBdr>
                                                    <w:top w:val="none" w:sz="0" w:space="0" w:color="auto"/>
                                                    <w:left w:val="none" w:sz="0" w:space="0" w:color="auto"/>
                                                    <w:bottom w:val="none" w:sz="0" w:space="0" w:color="auto"/>
                                                    <w:right w:val="none" w:sz="0" w:space="0" w:color="auto"/>
                                                  </w:divBdr>
                                                </w:div>
                                              </w:divsChild>
                                            </w:div>
                                            <w:div w:id="626817126">
                                              <w:marLeft w:val="0"/>
                                              <w:marRight w:val="0"/>
                                              <w:marTop w:val="150"/>
                                              <w:marBottom w:val="0"/>
                                              <w:divBdr>
                                                <w:top w:val="dashed" w:sz="6" w:space="8" w:color="656565"/>
                                                <w:left w:val="none" w:sz="0" w:space="0" w:color="auto"/>
                                                <w:bottom w:val="none" w:sz="0" w:space="0" w:color="auto"/>
                                                <w:right w:val="none" w:sz="0" w:space="0" w:color="auto"/>
                                              </w:divBdr>
                                              <w:divsChild>
                                                <w:div w:id="34233447">
                                                  <w:marLeft w:val="0"/>
                                                  <w:marRight w:val="0"/>
                                                  <w:marTop w:val="0"/>
                                                  <w:marBottom w:val="0"/>
                                                  <w:divBdr>
                                                    <w:top w:val="none" w:sz="0" w:space="0" w:color="auto"/>
                                                    <w:left w:val="none" w:sz="0" w:space="0" w:color="auto"/>
                                                    <w:bottom w:val="none" w:sz="0" w:space="0" w:color="auto"/>
                                                    <w:right w:val="none" w:sz="0" w:space="0" w:color="auto"/>
                                                  </w:divBdr>
                                                </w:div>
                                                <w:div w:id="1073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91658">
                                      <w:marLeft w:val="0"/>
                                      <w:marRight w:val="0"/>
                                      <w:marTop w:val="240"/>
                                      <w:marBottom w:val="240"/>
                                      <w:divBdr>
                                        <w:top w:val="none" w:sz="0" w:space="0" w:color="auto"/>
                                        <w:left w:val="none" w:sz="0" w:space="0" w:color="auto"/>
                                        <w:bottom w:val="none" w:sz="0" w:space="0" w:color="auto"/>
                                        <w:right w:val="none" w:sz="0" w:space="0" w:color="auto"/>
                                      </w:divBdr>
                                    </w:div>
                                    <w:div w:id="736047772">
                                      <w:marLeft w:val="0"/>
                                      <w:marRight w:val="0"/>
                                      <w:marTop w:val="0"/>
                                      <w:marBottom w:val="0"/>
                                      <w:divBdr>
                                        <w:top w:val="none" w:sz="0" w:space="0" w:color="auto"/>
                                        <w:left w:val="none" w:sz="0" w:space="0" w:color="auto"/>
                                        <w:bottom w:val="none" w:sz="0" w:space="0" w:color="auto"/>
                                        <w:right w:val="none" w:sz="0" w:space="0" w:color="auto"/>
                                      </w:divBdr>
                                      <w:divsChild>
                                        <w:div w:id="248269950">
                                          <w:marLeft w:val="0"/>
                                          <w:marRight w:val="0"/>
                                          <w:marTop w:val="0"/>
                                          <w:marBottom w:val="0"/>
                                          <w:divBdr>
                                            <w:top w:val="none" w:sz="0" w:space="0" w:color="auto"/>
                                            <w:left w:val="none" w:sz="0" w:space="0" w:color="auto"/>
                                            <w:bottom w:val="none" w:sz="0" w:space="0" w:color="auto"/>
                                            <w:right w:val="none" w:sz="0" w:space="0" w:color="auto"/>
                                          </w:divBdr>
                                        </w:div>
                                      </w:divsChild>
                                    </w:div>
                                    <w:div w:id="1723403057">
                                      <w:marLeft w:val="0"/>
                                      <w:marRight w:val="0"/>
                                      <w:marTop w:val="0"/>
                                      <w:marBottom w:val="0"/>
                                      <w:divBdr>
                                        <w:top w:val="none" w:sz="0" w:space="0" w:color="auto"/>
                                        <w:left w:val="none" w:sz="0" w:space="0" w:color="auto"/>
                                        <w:bottom w:val="none" w:sz="0" w:space="0" w:color="auto"/>
                                        <w:right w:val="none" w:sz="0" w:space="0" w:color="auto"/>
                                      </w:divBdr>
                                      <w:divsChild>
                                        <w:div w:id="1380277314">
                                          <w:marLeft w:val="0"/>
                                          <w:marRight w:val="0"/>
                                          <w:marTop w:val="0"/>
                                          <w:marBottom w:val="0"/>
                                          <w:divBdr>
                                            <w:top w:val="none" w:sz="0" w:space="0" w:color="auto"/>
                                            <w:left w:val="none" w:sz="0" w:space="0" w:color="auto"/>
                                            <w:bottom w:val="none" w:sz="0" w:space="0" w:color="auto"/>
                                            <w:right w:val="none" w:sz="0" w:space="0" w:color="auto"/>
                                          </w:divBdr>
                                          <w:divsChild>
                                            <w:div w:id="12074270">
                                              <w:marLeft w:val="0"/>
                                              <w:marRight w:val="0"/>
                                              <w:marTop w:val="0"/>
                                              <w:marBottom w:val="0"/>
                                              <w:divBdr>
                                                <w:top w:val="none" w:sz="0" w:space="0" w:color="auto"/>
                                                <w:left w:val="none" w:sz="0" w:space="0" w:color="auto"/>
                                                <w:bottom w:val="none" w:sz="0" w:space="0" w:color="auto"/>
                                                <w:right w:val="none" w:sz="0" w:space="0" w:color="auto"/>
                                              </w:divBdr>
                                              <w:divsChild>
                                                <w:div w:id="1973515669">
                                                  <w:marLeft w:val="0"/>
                                                  <w:marRight w:val="0"/>
                                                  <w:marTop w:val="450"/>
                                                  <w:marBottom w:val="450"/>
                                                  <w:divBdr>
                                                    <w:top w:val="none" w:sz="0" w:space="0" w:color="auto"/>
                                                    <w:left w:val="none" w:sz="0" w:space="0" w:color="auto"/>
                                                    <w:bottom w:val="none" w:sz="0" w:space="0" w:color="auto"/>
                                                    <w:right w:val="none" w:sz="0" w:space="0" w:color="auto"/>
                                                  </w:divBdr>
                                                  <w:divsChild>
                                                    <w:div w:id="1787851320">
                                                      <w:marLeft w:val="0"/>
                                                      <w:marRight w:val="0"/>
                                                      <w:marTop w:val="0"/>
                                                      <w:marBottom w:val="0"/>
                                                      <w:divBdr>
                                                        <w:top w:val="none" w:sz="0" w:space="0" w:color="auto"/>
                                                        <w:left w:val="none" w:sz="0" w:space="0" w:color="auto"/>
                                                        <w:bottom w:val="none" w:sz="0" w:space="0" w:color="auto"/>
                                                        <w:right w:val="none" w:sz="0" w:space="0" w:color="auto"/>
                                                      </w:divBdr>
                                                      <w:divsChild>
                                                        <w:div w:id="20716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0866">
                                                  <w:marLeft w:val="0"/>
                                                  <w:marRight w:val="0"/>
                                                  <w:marTop w:val="450"/>
                                                  <w:marBottom w:val="450"/>
                                                  <w:divBdr>
                                                    <w:top w:val="none" w:sz="0" w:space="0" w:color="auto"/>
                                                    <w:left w:val="none" w:sz="0" w:space="0" w:color="auto"/>
                                                    <w:bottom w:val="none" w:sz="0" w:space="0" w:color="auto"/>
                                                    <w:right w:val="none" w:sz="0" w:space="0" w:color="auto"/>
                                                  </w:divBdr>
                                                  <w:divsChild>
                                                    <w:div w:id="43069292">
                                                      <w:marLeft w:val="0"/>
                                                      <w:marRight w:val="0"/>
                                                      <w:marTop w:val="0"/>
                                                      <w:marBottom w:val="0"/>
                                                      <w:divBdr>
                                                        <w:top w:val="none" w:sz="0" w:space="0" w:color="auto"/>
                                                        <w:left w:val="none" w:sz="0" w:space="0" w:color="auto"/>
                                                        <w:bottom w:val="none" w:sz="0" w:space="0" w:color="auto"/>
                                                        <w:right w:val="none" w:sz="0" w:space="0" w:color="auto"/>
                                                      </w:divBdr>
                                                    </w:div>
                                                  </w:divsChild>
                                                </w:div>
                                                <w:div w:id="1096440121">
                                                  <w:marLeft w:val="0"/>
                                                  <w:marRight w:val="0"/>
                                                  <w:marTop w:val="450"/>
                                                  <w:marBottom w:val="450"/>
                                                  <w:divBdr>
                                                    <w:top w:val="none" w:sz="0" w:space="0" w:color="auto"/>
                                                    <w:left w:val="none" w:sz="0" w:space="0" w:color="auto"/>
                                                    <w:bottom w:val="none" w:sz="0" w:space="0" w:color="auto"/>
                                                    <w:right w:val="none" w:sz="0" w:space="0" w:color="auto"/>
                                                  </w:divBdr>
                                                  <w:divsChild>
                                                    <w:div w:id="735130723">
                                                      <w:marLeft w:val="0"/>
                                                      <w:marRight w:val="0"/>
                                                      <w:marTop w:val="0"/>
                                                      <w:marBottom w:val="0"/>
                                                      <w:divBdr>
                                                        <w:top w:val="none" w:sz="0" w:space="0" w:color="auto"/>
                                                        <w:left w:val="none" w:sz="0" w:space="0" w:color="auto"/>
                                                        <w:bottom w:val="none" w:sz="0" w:space="0" w:color="auto"/>
                                                        <w:right w:val="none" w:sz="0" w:space="0" w:color="auto"/>
                                                      </w:divBdr>
                                                    </w:div>
                                                  </w:divsChild>
                                                </w:div>
                                                <w:div w:id="1287396012">
                                                  <w:marLeft w:val="0"/>
                                                  <w:marRight w:val="0"/>
                                                  <w:marTop w:val="450"/>
                                                  <w:marBottom w:val="450"/>
                                                  <w:divBdr>
                                                    <w:top w:val="none" w:sz="0" w:space="0" w:color="auto"/>
                                                    <w:left w:val="none" w:sz="0" w:space="0" w:color="auto"/>
                                                    <w:bottom w:val="none" w:sz="0" w:space="0" w:color="auto"/>
                                                    <w:right w:val="none" w:sz="0" w:space="0" w:color="auto"/>
                                                  </w:divBdr>
                                                  <w:divsChild>
                                                    <w:div w:id="318850869">
                                                      <w:marLeft w:val="0"/>
                                                      <w:marRight w:val="0"/>
                                                      <w:marTop w:val="0"/>
                                                      <w:marBottom w:val="0"/>
                                                      <w:divBdr>
                                                        <w:top w:val="none" w:sz="0" w:space="0" w:color="auto"/>
                                                        <w:left w:val="none" w:sz="0" w:space="0" w:color="auto"/>
                                                        <w:bottom w:val="none" w:sz="0" w:space="0" w:color="auto"/>
                                                        <w:right w:val="none" w:sz="0" w:space="0" w:color="auto"/>
                                                      </w:divBdr>
                                                    </w:div>
                                                  </w:divsChild>
                                                </w:div>
                                                <w:div w:id="183444984">
                                                  <w:marLeft w:val="0"/>
                                                  <w:marRight w:val="0"/>
                                                  <w:marTop w:val="450"/>
                                                  <w:marBottom w:val="450"/>
                                                  <w:divBdr>
                                                    <w:top w:val="none" w:sz="0" w:space="0" w:color="auto"/>
                                                    <w:left w:val="none" w:sz="0" w:space="0" w:color="auto"/>
                                                    <w:bottom w:val="none" w:sz="0" w:space="0" w:color="auto"/>
                                                    <w:right w:val="none" w:sz="0" w:space="0" w:color="auto"/>
                                                  </w:divBdr>
                                                  <w:divsChild>
                                                    <w:div w:id="338392082">
                                                      <w:marLeft w:val="0"/>
                                                      <w:marRight w:val="0"/>
                                                      <w:marTop w:val="0"/>
                                                      <w:marBottom w:val="0"/>
                                                      <w:divBdr>
                                                        <w:top w:val="none" w:sz="0" w:space="0" w:color="auto"/>
                                                        <w:left w:val="none" w:sz="0" w:space="0" w:color="auto"/>
                                                        <w:bottom w:val="none" w:sz="0" w:space="0" w:color="auto"/>
                                                        <w:right w:val="none" w:sz="0" w:space="0" w:color="auto"/>
                                                      </w:divBdr>
                                                    </w:div>
                                                  </w:divsChild>
                                                </w:div>
                                                <w:div w:id="1987933744">
                                                  <w:marLeft w:val="0"/>
                                                  <w:marRight w:val="0"/>
                                                  <w:marTop w:val="450"/>
                                                  <w:marBottom w:val="450"/>
                                                  <w:divBdr>
                                                    <w:top w:val="none" w:sz="0" w:space="0" w:color="auto"/>
                                                    <w:left w:val="none" w:sz="0" w:space="0" w:color="auto"/>
                                                    <w:bottom w:val="none" w:sz="0" w:space="0" w:color="auto"/>
                                                    <w:right w:val="none" w:sz="0" w:space="0" w:color="auto"/>
                                                  </w:divBdr>
                                                  <w:divsChild>
                                                    <w:div w:id="1622422571">
                                                      <w:marLeft w:val="0"/>
                                                      <w:marRight w:val="0"/>
                                                      <w:marTop w:val="0"/>
                                                      <w:marBottom w:val="0"/>
                                                      <w:divBdr>
                                                        <w:top w:val="none" w:sz="0" w:space="0" w:color="auto"/>
                                                        <w:left w:val="none" w:sz="0" w:space="0" w:color="auto"/>
                                                        <w:bottom w:val="none" w:sz="0" w:space="0" w:color="auto"/>
                                                        <w:right w:val="none" w:sz="0" w:space="0" w:color="auto"/>
                                                      </w:divBdr>
                                                    </w:div>
                                                  </w:divsChild>
                                                </w:div>
                                                <w:div w:id="838041300">
                                                  <w:marLeft w:val="0"/>
                                                  <w:marRight w:val="0"/>
                                                  <w:marTop w:val="450"/>
                                                  <w:marBottom w:val="450"/>
                                                  <w:divBdr>
                                                    <w:top w:val="none" w:sz="0" w:space="0" w:color="auto"/>
                                                    <w:left w:val="none" w:sz="0" w:space="0" w:color="auto"/>
                                                    <w:bottom w:val="none" w:sz="0" w:space="0" w:color="auto"/>
                                                    <w:right w:val="none" w:sz="0" w:space="0" w:color="auto"/>
                                                  </w:divBdr>
                                                  <w:divsChild>
                                                    <w:div w:id="1170561755">
                                                      <w:marLeft w:val="0"/>
                                                      <w:marRight w:val="0"/>
                                                      <w:marTop w:val="0"/>
                                                      <w:marBottom w:val="0"/>
                                                      <w:divBdr>
                                                        <w:top w:val="none" w:sz="0" w:space="0" w:color="auto"/>
                                                        <w:left w:val="none" w:sz="0" w:space="0" w:color="auto"/>
                                                        <w:bottom w:val="none" w:sz="0" w:space="0" w:color="auto"/>
                                                        <w:right w:val="none" w:sz="0" w:space="0" w:color="auto"/>
                                                      </w:divBdr>
                                                      <w:divsChild>
                                                        <w:div w:id="10498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0819">
                                                  <w:marLeft w:val="0"/>
                                                  <w:marRight w:val="0"/>
                                                  <w:marTop w:val="450"/>
                                                  <w:marBottom w:val="450"/>
                                                  <w:divBdr>
                                                    <w:top w:val="none" w:sz="0" w:space="0" w:color="auto"/>
                                                    <w:left w:val="none" w:sz="0" w:space="0" w:color="auto"/>
                                                    <w:bottom w:val="none" w:sz="0" w:space="0" w:color="auto"/>
                                                    <w:right w:val="none" w:sz="0" w:space="0" w:color="auto"/>
                                                  </w:divBdr>
                                                  <w:divsChild>
                                                    <w:div w:id="128980504">
                                                      <w:marLeft w:val="0"/>
                                                      <w:marRight w:val="0"/>
                                                      <w:marTop w:val="0"/>
                                                      <w:marBottom w:val="0"/>
                                                      <w:divBdr>
                                                        <w:top w:val="none" w:sz="0" w:space="0" w:color="auto"/>
                                                        <w:left w:val="none" w:sz="0" w:space="0" w:color="auto"/>
                                                        <w:bottom w:val="none" w:sz="0" w:space="0" w:color="auto"/>
                                                        <w:right w:val="none" w:sz="0" w:space="0" w:color="auto"/>
                                                      </w:divBdr>
                                                    </w:div>
                                                  </w:divsChild>
                                                </w:div>
                                                <w:div w:id="647898532">
                                                  <w:marLeft w:val="0"/>
                                                  <w:marRight w:val="0"/>
                                                  <w:marTop w:val="450"/>
                                                  <w:marBottom w:val="450"/>
                                                  <w:divBdr>
                                                    <w:top w:val="none" w:sz="0" w:space="0" w:color="auto"/>
                                                    <w:left w:val="none" w:sz="0" w:space="0" w:color="auto"/>
                                                    <w:bottom w:val="none" w:sz="0" w:space="0" w:color="auto"/>
                                                    <w:right w:val="none" w:sz="0" w:space="0" w:color="auto"/>
                                                  </w:divBdr>
                                                </w:div>
                                                <w:div w:id="1904022618">
                                                  <w:marLeft w:val="0"/>
                                                  <w:marRight w:val="0"/>
                                                  <w:marTop w:val="450"/>
                                                  <w:marBottom w:val="450"/>
                                                  <w:divBdr>
                                                    <w:top w:val="none" w:sz="0" w:space="0" w:color="auto"/>
                                                    <w:left w:val="none" w:sz="0" w:space="0" w:color="auto"/>
                                                    <w:bottom w:val="none" w:sz="0" w:space="0" w:color="auto"/>
                                                    <w:right w:val="none" w:sz="0" w:space="0" w:color="auto"/>
                                                  </w:divBdr>
                                                  <w:divsChild>
                                                    <w:div w:id="408506740">
                                                      <w:marLeft w:val="0"/>
                                                      <w:marRight w:val="0"/>
                                                      <w:marTop w:val="0"/>
                                                      <w:marBottom w:val="0"/>
                                                      <w:divBdr>
                                                        <w:top w:val="none" w:sz="0" w:space="0" w:color="auto"/>
                                                        <w:left w:val="none" w:sz="0" w:space="0" w:color="auto"/>
                                                        <w:bottom w:val="none" w:sz="0" w:space="0" w:color="auto"/>
                                                        <w:right w:val="none" w:sz="0" w:space="0" w:color="auto"/>
                                                      </w:divBdr>
                                                    </w:div>
                                                  </w:divsChild>
                                                </w:div>
                                                <w:div w:id="321734794">
                                                  <w:marLeft w:val="0"/>
                                                  <w:marRight w:val="0"/>
                                                  <w:marTop w:val="450"/>
                                                  <w:marBottom w:val="450"/>
                                                  <w:divBdr>
                                                    <w:top w:val="none" w:sz="0" w:space="0" w:color="auto"/>
                                                    <w:left w:val="none" w:sz="0" w:space="0" w:color="auto"/>
                                                    <w:bottom w:val="none" w:sz="0" w:space="0" w:color="auto"/>
                                                    <w:right w:val="none" w:sz="0" w:space="0" w:color="auto"/>
                                                  </w:divBdr>
                                                </w:div>
                                                <w:div w:id="1414626963">
                                                  <w:marLeft w:val="0"/>
                                                  <w:marRight w:val="0"/>
                                                  <w:marTop w:val="450"/>
                                                  <w:marBottom w:val="450"/>
                                                  <w:divBdr>
                                                    <w:top w:val="none" w:sz="0" w:space="0" w:color="auto"/>
                                                    <w:left w:val="none" w:sz="0" w:space="0" w:color="auto"/>
                                                    <w:bottom w:val="none" w:sz="0" w:space="0" w:color="auto"/>
                                                    <w:right w:val="none" w:sz="0" w:space="0" w:color="auto"/>
                                                  </w:divBdr>
                                                  <w:divsChild>
                                                    <w:div w:id="1985894301">
                                                      <w:marLeft w:val="0"/>
                                                      <w:marRight w:val="0"/>
                                                      <w:marTop w:val="0"/>
                                                      <w:marBottom w:val="0"/>
                                                      <w:divBdr>
                                                        <w:top w:val="none" w:sz="0" w:space="0" w:color="auto"/>
                                                        <w:left w:val="none" w:sz="0" w:space="0" w:color="auto"/>
                                                        <w:bottom w:val="none" w:sz="0" w:space="0" w:color="auto"/>
                                                        <w:right w:val="none" w:sz="0" w:space="0" w:color="auto"/>
                                                      </w:divBdr>
                                                      <w:divsChild>
                                                        <w:div w:id="2641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24224">
                                                  <w:marLeft w:val="0"/>
                                                  <w:marRight w:val="0"/>
                                                  <w:marTop w:val="450"/>
                                                  <w:marBottom w:val="450"/>
                                                  <w:divBdr>
                                                    <w:top w:val="none" w:sz="0" w:space="0" w:color="auto"/>
                                                    <w:left w:val="none" w:sz="0" w:space="0" w:color="auto"/>
                                                    <w:bottom w:val="none" w:sz="0" w:space="0" w:color="auto"/>
                                                    <w:right w:val="none" w:sz="0" w:space="0" w:color="auto"/>
                                                  </w:divBdr>
                                                  <w:divsChild>
                                                    <w:div w:id="20193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3242">
                                              <w:marLeft w:val="0"/>
                                              <w:marRight w:val="0"/>
                                              <w:marTop w:val="0"/>
                                              <w:marBottom w:val="0"/>
                                              <w:divBdr>
                                                <w:top w:val="none" w:sz="0" w:space="0" w:color="auto"/>
                                                <w:left w:val="none" w:sz="0" w:space="0" w:color="auto"/>
                                                <w:bottom w:val="none" w:sz="0" w:space="0" w:color="auto"/>
                                                <w:right w:val="none" w:sz="0" w:space="0" w:color="auto"/>
                                              </w:divBdr>
                                              <w:divsChild>
                                                <w:div w:id="1119764912">
                                                  <w:marLeft w:val="0"/>
                                                  <w:marRight w:val="0"/>
                                                  <w:marTop w:val="450"/>
                                                  <w:marBottom w:val="450"/>
                                                  <w:divBdr>
                                                    <w:top w:val="none" w:sz="0" w:space="0" w:color="auto"/>
                                                    <w:left w:val="none" w:sz="0" w:space="0" w:color="auto"/>
                                                    <w:bottom w:val="none" w:sz="0" w:space="0" w:color="auto"/>
                                                    <w:right w:val="none" w:sz="0" w:space="0" w:color="auto"/>
                                                  </w:divBdr>
                                                </w:div>
                                              </w:divsChild>
                                            </w:div>
                                            <w:div w:id="1983193978">
                                              <w:marLeft w:val="0"/>
                                              <w:marRight w:val="0"/>
                                              <w:marTop w:val="0"/>
                                              <w:marBottom w:val="0"/>
                                              <w:divBdr>
                                                <w:top w:val="none" w:sz="0" w:space="0" w:color="auto"/>
                                                <w:left w:val="none" w:sz="0" w:space="0" w:color="auto"/>
                                                <w:bottom w:val="none" w:sz="0" w:space="0" w:color="auto"/>
                                                <w:right w:val="none" w:sz="0" w:space="0" w:color="auto"/>
                                              </w:divBdr>
                                              <w:divsChild>
                                                <w:div w:id="443766132">
                                                  <w:marLeft w:val="0"/>
                                                  <w:marRight w:val="0"/>
                                                  <w:marTop w:val="450"/>
                                                  <w:marBottom w:val="450"/>
                                                  <w:divBdr>
                                                    <w:top w:val="none" w:sz="0" w:space="0" w:color="auto"/>
                                                    <w:left w:val="none" w:sz="0" w:space="0" w:color="auto"/>
                                                    <w:bottom w:val="none" w:sz="0" w:space="0" w:color="auto"/>
                                                    <w:right w:val="none" w:sz="0" w:space="0" w:color="auto"/>
                                                  </w:divBdr>
                                                </w:div>
                                              </w:divsChild>
                                            </w:div>
                                            <w:div w:id="900017571">
                                              <w:marLeft w:val="0"/>
                                              <w:marRight w:val="0"/>
                                              <w:marTop w:val="0"/>
                                              <w:marBottom w:val="0"/>
                                              <w:divBdr>
                                                <w:top w:val="none" w:sz="0" w:space="0" w:color="auto"/>
                                                <w:left w:val="none" w:sz="0" w:space="0" w:color="auto"/>
                                                <w:bottom w:val="none" w:sz="0" w:space="0" w:color="auto"/>
                                                <w:right w:val="none" w:sz="0" w:space="0" w:color="auto"/>
                                              </w:divBdr>
                                              <w:divsChild>
                                                <w:div w:id="259534105">
                                                  <w:marLeft w:val="0"/>
                                                  <w:marRight w:val="0"/>
                                                  <w:marTop w:val="450"/>
                                                  <w:marBottom w:val="450"/>
                                                  <w:divBdr>
                                                    <w:top w:val="none" w:sz="0" w:space="0" w:color="auto"/>
                                                    <w:left w:val="none" w:sz="0" w:space="0" w:color="auto"/>
                                                    <w:bottom w:val="none" w:sz="0" w:space="0" w:color="auto"/>
                                                    <w:right w:val="none" w:sz="0" w:space="0" w:color="auto"/>
                                                  </w:divBdr>
                                                  <w:divsChild>
                                                    <w:div w:id="1342466643">
                                                      <w:marLeft w:val="0"/>
                                                      <w:marRight w:val="0"/>
                                                      <w:marTop w:val="0"/>
                                                      <w:marBottom w:val="0"/>
                                                      <w:divBdr>
                                                        <w:top w:val="none" w:sz="0" w:space="0" w:color="auto"/>
                                                        <w:left w:val="none" w:sz="0" w:space="0" w:color="auto"/>
                                                        <w:bottom w:val="none" w:sz="0" w:space="0" w:color="auto"/>
                                                        <w:right w:val="none" w:sz="0" w:space="0" w:color="auto"/>
                                                      </w:divBdr>
                                                      <w:divsChild>
                                                        <w:div w:id="1538817338">
                                                          <w:marLeft w:val="0"/>
                                                          <w:marRight w:val="0"/>
                                                          <w:marTop w:val="0"/>
                                                          <w:marBottom w:val="0"/>
                                                          <w:divBdr>
                                                            <w:top w:val="none" w:sz="0" w:space="0" w:color="auto"/>
                                                            <w:left w:val="none" w:sz="0" w:space="0" w:color="auto"/>
                                                            <w:bottom w:val="none" w:sz="0" w:space="0" w:color="auto"/>
                                                            <w:right w:val="none" w:sz="0" w:space="0" w:color="auto"/>
                                                          </w:divBdr>
                                                          <w:divsChild>
                                                            <w:div w:id="79526579">
                                                              <w:marLeft w:val="0"/>
                                                              <w:marRight w:val="0"/>
                                                              <w:marTop w:val="0"/>
                                                              <w:marBottom w:val="0"/>
                                                              <w:divBdr>
                                                                <w:top w:val="none" w:sz="0" w:space="0" w:color="auto"/>
                                                                <w:left w:val="none" w:sz="0" w:space="0" w:color="auto"/>
                                                                <w:bottom w:val="none" w:sz="0" w:space="0" w:color="auto"/>
                                                                <w:right w:val="none" w:sz="0" w:space="0" w:color="auto"/>
                                                              </w:divBdr>
                                                              <w:divsChild>
                                                                <w:div w:id="1253323286">
                                                                  <w:marLeft w:val="0"/>
                                                                  <w:marRight w:val="0"/>
                                                                  <w:marTop w:val="0"/>
                                                                  <w:marBottom w:val="0"/>
                                                                  <w:divBdr>
                                                                    <w:top w:val="none" w:sz="0" w:space="0" w:color="auto"/>
                                                                    <w:left w:val="none" w:sz="0" w:space="0" w:color="auto"/>
                                                                    <w:bottom w:val="none" w:sz="0" w:space="0" w:color="auto"/>
                                                                    <w:right w:val="none" w:sz="0" w:space="0" w:color="auto"/>
                                                                  </w:divBdr>
                                                                  <w:divsChild>
                                                                    <w:div w:id="597951244">
                                                                      <w:marLeft w:val="0"/>
                                                                      <w:marRight w:val="0"/>
                                                                      <w:marTop w:val="0"/>
                                                                      <w:marBottom w:val="0"/>
                                                                      <w:divBdr>
                                                                        <w:top w:val="none" w:sz="0" w:space="0" w:color="auto"/>
                                                                        <w:left w:val="none" w:sz="0" w:space="0" w:color="auto"/>
                                                                        <w:bottom w:val="none" w:sz="0" w:space="0" w:color="auto"/>
                                                                        <w:right w:val="none" w:sz="0" w:space="0" w:color="auto"/>
                                                                      </w:divBdr>
                                                                      <w:divsChild>
                                                                        <w:div w:id="520555428">
                                                                          <w:marLeft w:val="0"/>
                                                                          <w:marRight w:val="0"/>
                                                                          <w:marTop w:val="0"/>
                                                                          <w:marBottom w:val="0"/>
                                                                          <w:divBdr>
                                                                            <w:top w:val="none" w:sz="0" w:space="0" w:color="auto"/>
                                                                            <w:left w:val="none" w:sz="0" w:space="0" w:color="auto"/>
                                                                            <w:bottom w:val="none" w:sz="0" w:space="0" w:color="auto"/>
                                                                            <w:right w:val="none" w:sz="0" w:space="0" w:color="auto"/>
                                                                          </w:divBdr>
                                                                        </w:div>
                                                                      </w:divsChild>
                                                                    </w:div>
                                                                    <w:div w:id="64453342">
                                                                      <w:marLeft w:val="0"/>
                                                                      <w:marRight w:val="0"/>
                                                                      <w:marTop w:val="0"/>
                                                                      <w:marBottom w:val="0"/>
                                                                      <w:divBdr>
                                                                        <w:top w:val="none" w:sz="0" w:space="0" w:color="auto"/>
                                                                        <w:left w:val="none" w:sz="0" w:space="0" w:color="auto"/>
                                                                        <w:bottom w:val="none" w:sz="0" w:space="0" w:color="auto"/>
                                                                        <w:right w:val="none" w:sz="0" w:space="0" w:color="auto"/>
                                                                      </w:divBdr>
                                                                      <w:divsChild>
                                                                        <w:div w:id="1162044703">
                                                                          <w:marLeft w:val="0"/>
                                                                          <w:marRight w:val="0"/>
                                                                          <w:marTop w:val="0"/>
                                                                          <w:marBottom w:val="0"/>
                                                                          <w:divBdr>
                                                                            <w:top w:val="none" w:sz="0" w:space="0" w:color="auto"/>
                                                                            <w:left w:val="none" w:sz="0" w:space="0" w:color="auto"/>
                                                                            <w:bottom w:val="none" w:sz="0" w:space="0" w:color="auto"/>
                                                                            <w:right w:val="none" w:sz="0" w:space="0" w:color="auto"/>
                                                                          </w:divBdr>
                                                                          <w:divsChild>
                                                                            <w:div w:id="2086223258">
                                                                              <w:marLeft w:val="0"/>
                                                                              <w:marRight w:val="0"/>
                                                                              <w:marTop w:val="0"/>
                                                                              <w:marBottom w:val="0"/>
                                                                              <w:divBdr>
                                                                                <w:top w:val="none" w:sz="0" w:space="0" w:color="auto"/>
                                                                                <w:left w:val="none" w:sz="0" w:space="0" w:color="auto"/>
                                                                                <w:bottom w:val="none" w:sz="0" w:space="0" w:color="auto"/>
                                                                                <w:right w:val="none" w:sz="0" w:space="0" w:color="auto"/>
                                                                              </w:divBdr>
                                                                              <w:divsChild>
                                                                                <w:div w:id="1740637886">
                                                                                  <w:marLeft w:val="0"/>
                                                                                  <w:marRight w:val="0"/>
                                                                                  <w:marTop w:val="0"/>
                                                                                  <w:marBottom w:val="0"/>
                                                                                  <w:divBdr>
                                                                                    <w:top w:val="none" w:sz="0" w:space="0" w:color="auto"/>
                                                                                    <w:left w:val="none" w:sz="0" w:space="0" w:color="auto"/>
                                                                                    <w:bottom w:val="none" w:sz="0" w:space="0" w:color="auto"/>
                                                                                    <w:right w:val="none" w:sz="0" w:space="0" w:color="auto"/>
                                                                                  </w:divBdr>
                                                                                </w:div>
                                                                                <w:div w:id="1082683491">
                                                                                  <w:marLeft w:val="0"/>
                                                                                  <w:marRight w:val="0"/>
                                                                                  <w:marTop w:val="0"/>
                                                                                  <w:marBottom w:val="0"/>
                                                                                  <w:divBdr>
                                                                                    <w:top w:val="none" w:sz="0" w:space="0" w:color="auto"/>
                                                                                    <w:left w:val="none" w:sz="0" w:space="0" w:color="auto"/>
                                                                                    <w:bottom w:val="none" w:sz="0" w:space="0" w:color="auto"/>
                                                                                    <w:right w:val="none" w:sz="0" w:space="0" w:color="auto"/>
                                                                                  </w:divBdr>
                                                                                </w:div>
                                                                                <w:div w:id="502203152">
                                                                                  <w:marLeft w:val="0"/>
                                                                                  <w:marRight w:val="0"/>
                                                                                  <w:marTop w:val="0"/>
                                                                                  <w:marBottom w:val="0"/>
                                                                                  <w:divBdr>
                                                                                    <w:top w:val="none" w:sz="0" w:space="0" w:color="auto"/>
                                                                                    <w:left w:val="none" w:sz="0" w:space="0" w:color="auto"/>
                                                                                    <w:bottom w:val="none" w:sz="0" w:space="0" w:color="auto"/>
                                                                                    <w:right w:val="none" w:sz="0" w:space="0" w:color="auto"/>
                                                                                  </w:divBdr>
                                                                                </w:div>
                                                                                <w:div w:id="20978533">
                                                                                  <w:marLeft w:val="0"/>
                                                                                  <w:marRight w:val="0"/>
                                                                                  <w:marTop w:val="0"/>
                                                                                  <w:marBottom w:val="0"/>
                                                                                  <w:divBdr>
                                                                                    <w:top w:val="none" w:sz="0" w:space="0" w:color="auto"/>
                                                                                    <w:left w:val="none" w:sz="0" w:space="0" w:color="auto"/>
                                                                                    <w:bottom w:val="none" w:sz="0" w:space="0" w:color="auto"/>
                                                                                    <w:right w:val="none" w:sz="0" w:space="0" w:color="auto"/>
                                                                                  </w:divBdr>
                                                                                </w:div>
                                                                                <w:div w:id="201327293">
                                                                                  <w:marLeft w:val="0"/>
                                                                                  <w:marRight w:val="0"/>
                                                                                  <w:marTop w:val="0"/>
                                                                                  <w:marBottom w:val="0"/>
                                                                                  <w:divBdr>
                                                                                    <w:top w:val="none" w:sz="0" w:space="0" w:color="auto"/>
                                                                                    <w:left w:val="none" w:sz="0" w:space="0" w:color="auto"/>
                                                                                    <w:bottom w:val="none" w:sz="0" w:space="0" w:color="auto"/>
                                                                                    <w:right w:val="none" w:sz="0" w:space="0" w:color="auto"/>
                                                                                  </w:divBdr>
                                                                                </w:div>
                                                                                <w:div w:id="2167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373">
                                                                          <w:marLeft w:val="0"/>
                                                                          <w:marRight w:val="0"/>
                                                                          <w:marTop w:val="0"/>
                                                                          <w:marBottom w:val="0"/>
                                                                          <w:divBdr>
                                                                            <w:top w:val="none" w:sz="0" w:space="0" w:color="auto"/>
                                                                            <w:left w:val="none" w:sz="0" w:space="0" w:color="auto"/>
                                                                            <w:bottom w:val="none" w:sz="0" w:space="0" w:color="auto"/>
                                                                            <w:right w:val="none" w:sz="0" w:space="0" w:color="auto"/>
                                                                          </w:divBdr>
                                                                          <w:divsChild>
                                                                            <w:div w:id="791510501">
                                                                              <w:marLeft w:val="0"/>
                                                                              <w:marRight w:val="0"/>
                                                                              <w:marTop w:val="0"/>
                                                                              <w:marBottom w:val="0"/>
                                                                              <w:divBdr>
                                                                                <w:top w:val="none" w:sz="0" w:space="0" w:color="auto"/>
                                                                                <w:left w:val="none" w:sz="0" w:space="0" w:color="auto"/>
                                                                                <w:bottom w:val="none" w:sz="0" w:space="0" w:color="auto"/>
                                                                                <w:right w:val="none" w:sz="0" w:space="0" w:color="auto"/>
                                                                              </w:divBdr>
                                                                              <w:divsChild>
                                                                                <w:div w:id="667036">
                                                                                  <w:marLeft w:val="0"/>
                                                                                  <w:marRight w:val="0"/>
                                                                                  <w:marTop w:val="0"/>
                                                                                  <w:marBottom w:val="0"/>
                                                                                  <w:divBdr>
                                                                                    <w:top w:val="none" w:sz="0" w:space="0" w:color="auto"/>
                                                                                    <w:left w:val="none" w:sz="0" w:space="0" w:color="auto"/>
                                                                                    <w:bottom w:val="none" w:sz="0" w:space="0" w:color="auto"/>
                                                                                    <w:right w:val="none" w:sz="0" w:space="0" w:color="auto"/>
                                                                                  </w:divBdr>
                                                                                </w:div>
                                                                                <w:div w:id="1105424833">
                                                                                  <w:marLeft w:val="0"/>
                                                                                  <w:marRight w:val="0"/>
                                                                                  <w:marTop w:val="0"/>
                                                                                  <w:marBottom w:val="0"/>
                                                                                  <w:divBdr>
                                                                                    <w:top w:val="none" w:sz="0" w:space="0" w:color="auto"/>
                                                                                    <w:left w:val="none" w:sz="0" w:space="0" w:color="auto"/>
                                                                                    <w:bottom w:val="none" w:sz="0" w:space="0" w:color="auto"/>
                                                                                    <w:right w:val="none" w:sz="0" w:space="0" w:color="auto"/>
                                                                                  </w:divBdr>
                                                                                </w:div>
                                                                                <w:div w:id="673143676">
                                                                                  <w:marLeft w:val="0"/>
                                                                                  <w:marRight w:val="0"/>
                                                                                  <w:marTop w:val="0"/>
                                                                                  <w:marBottom w:val="0"/>
                                                                                  <w:divBdr>
                                                                                    <w:top w:val="none" w:sz="0" w:space="0" w:color="auto"/>
                                                                                    <w:left w:val="none" w:sz="0" w:space="0" w:color="auto"/>
                                                                                    <w:bottom w:val="none" w:sz="0" w:space="0" w:color="auto"/>
                                                                                    <w:right w:val="none" w:sz="0" w:space="0" w:color="auto"/>
                                                                                  </w:divBdr>
                                                                                </w:div>
                                                                                <w:div w:id="1148981650">
                                                                                  <w:marLeft w:val="0"/>
                                                                                  <w:marRight w:val="0"/>
                                                                                  <w:marTop w:val="0"/>
                                                                                  <w:marBottom w:val="0"/>
                                                                                  <w:divBdr>
                                                                                    <w:top w:val="none" w:sz="0" w:space="0" w:color="auto"/>
                                                                                    <w:left w:val="none" w:sz="0" w:space="0" w:color="auto"/>
                                                                                    <w:bottom w:val="none" w:sz="0" w:space="0" w:color="auto"/>
                                                                                    <w:right w:val="none" w:sz="0" w:space="0" w:color="auto"/>
                                                                                  </w:divBdr>
                                                                                </w:div>
                                                                                <w:div w:id="717975087">
                                                                                  <w:marLeft w:val="0"/>
                                                                                  <w:marRight w:val="0"/>
                                                                                  <w:marTop w:val="0"/>
                                                                                  <w:marBottom w:val="0"/>
                                                                                  <w:divBdr>
                                                                                    <w:top w:val="none" w:sz="0" w:space="0" w:color="auto"/>
                                                                                    <w:left w:val="none" w:sz="0" w:space="0" w:color="auto"/>
                                                                                    <w:bottom w:val="none" w:sz="0" w:space="0" w:color="auto"/>
                                                                                    <w:right w:val="none" w:sz="0" w:space="0" w:color="auto"/>
                                                                                  </w:divBdr>
                                                                                </w:div>
                                                                                <w:div w:id="968515767">
                                                                                  <w:marLeft w:val="0"/>
                                                                                  <w:marRight w:val="0"/>
                                                                                  <w:marTop w:val="0"/>
                                                                                  <w:marBottom w:val="0"/>
                                                                                  <w:divBdr>
                                                                                    <w:top w:val="none" w:sz="0" w:space="0" w:color="auto"/>
                                                                                    <w:left w:val="none" w:sz="0" w:space="0" w:color="auto"/>
                                                                                    <w:bottom w:val="none" w:sz="0" w:space="0" w:color="auto"/>
                                                                                    <w:right w:val="none" w:sz="0" w:space="0" w:color="auto"/>
                                                                                  </w:divBdr>
                                                                                </w:div>
                                                                                <w:div w:id="16964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9187">
                                                                          <w:marLeft w:val="0"/>
                                                                          <w:marRight w:val="0"/>
                                                                          <w:marTop w:val="0"/>
                                                                          <w:marBottom w:val="0"/>
                                                                          <w:divBdr>
                                                                            <w:top w:val="none" w:sz="0" w:space="0" w:color="auto"/>
                                                                            <w:left w:val="none" w:sz="0" w:space="0" w:color="auto"/>
                                                                            <w:bottom w:val="none" w:sz="0" w:space="0" w:color="auto"/>
                                                                            <w:right w:val="none" w:sz="0" w:space="0" w:color="auto"/>
                                                                          </w:divBdr>
                                                                          <w:divsChild>
                                                                            <w:div w:id="1031760443">
                                                                              <w:marLeft w:val="0"/>
                                                                              <w:marRight w:val="0"/>
                                                                              <w:marTop w:val="0"/>
                                                                              <w:marBottom w:val="0"/>
                                                                              <w:divBdr>
                                                                                <w:top w:val="none" w:sz="0" w:space="0" w:color="auto"/>
                                                                                <w:left w:val="none" w:sz="0" w:space="0" w:color="auto"/>
                                                                                <w:bottom w:val="none" w:sz="0" w:space="0" w:color="auto"/>
                                                                                <w:right w:val="none" w:sz="0" w:space="0" w:color="auto"/>
                                                                              </w:divBdr>
                                                                              <w:divsChild>
                                                                                <w:div w:id="767458873">
                                                                                  <w:marLeft w:val="0"/>
                                                                                  <w:marRight w:val="0"/>
                                                                                  <w:marTop w:val="0"/>
                                                                                  <w:marBottom w:val="0"/>
                                                                                  <w:divBdr>
                                                                                    <w:top w:val="none" w:sz="0" w:space="0" w:color="auto"/>
                                                                                    <w:left w:val="none" w:sz="0" w:space="0" w:color="auto"/>
                                                                                    <w:bottom w:val="none" w:sz="0" w:space="0" w:color="auto"/>
                                                                                    <w:right w:val="none" w:sz="0" w:space="0" w:color="auto"/>
                                                                                  </w:divBdr>
                                                                                </w:div>
                                                                                <w:div w:id="7634837">
                                                                                  <w:marLeft w:val="0"/>
                                                                                  <w:marRight w:val="0"/>
                                                                                  <w:marTop w:val="0"/>
                                                                                  <w:marBottom w:val="0"/>
                                                                                  <w:divBdr>
                                                                                    <w:top w:val="none" w:sz="0" w:space="0" w:color="auto"/>
                                                                                    <w:left w:val="none" w:sz="0" w:space="0" w:color="auto"/>
                                                                                    <w:bottom w:val="none" w:sz="0" w:space="0" w:color="auto"/>
                                                                                    <w:right w:val="none" w:sz="0" w:space="0" w:color="auto"/>
                                                                                  </w:divBdr>
                                                                                </w:div>
                                                                                <w:div w:id="503013088">
                                                                                  <w:marLeft w:val="0"/>
                                                                                  <w:marRight w:val="0"/>
                                                                                  <w:marTop w:val="0"/>
                                                                                  <w:marBottom w:val="0"/>
                                                                                  <w:divBdr>
                                                                                    <w:top w:val="none" w:sz="0" w:space="0" w:color="auto"/>
                                                                                    <w:left w:val="none" w:sz="0" w:space="0" w:color="auto"/>
                                                                                    <w:bottom w:val="none" w:sz="0" w:space="0" w:color="auto"/>
                                                                                    <w:right w:val="none" w:sz="0" w:space="0" w:color="auto"/>
                                                                                  </w:divBdr>
                                                                                </w:div>
                                                                                <w:div w:id="1844584238">
                                                                                  <w:marLeft w:val="0"/>
                                                                                  <w:marRight w:val="0"/>
                                                                                  <w:marTop w:val="0"/>
                                                                                  <w:marBottom w:val="0"/>
                                                                                  <w:divBdr>
                                                                                    <w:top w:val="none" w:sz="0" w:space="0" w:color="auto"/>
                                                                                    <w:left w:val="none" w:sz="0" w:space="0" w:color="auto"/>
                                                                                    <w:bottom w:val="none" w:sz="0" w:space="0" w:color="auto"/>
                                                                                    <w:right w:val="none" w:sz="0" w:space="0" w:color="auto"/>
                                                                                  </w:divBdr>
                                                                                </w:div>
                                                                                <w:div w:id="693115275">
                                                                                  <w:marLeft w:val="0"/>
                                                                                  <w:marRight w:val="0"/>
                                                                                  <w:marTop w:val="0"/>
                                                                                  <w:marBottom w:val="0"/>
                                                                                  <w:divBdr>
                                                                                    <w:top w:val="none" w:sz="0" w:space="0" w:color="auto"/>
                                                                                    <w:left w:val="none" w:sz="0" w:space="0" w:color="auto"/>
                                                                                    <w:bottom w:val="none" w:sz="0" w:space="0" w:color="auto"/>
                                                                                    <w:right w:val="none" w:sz="0" w:space="0" w:color="auto"/>
                                                                                  </w:divBdr>
                                                                                </w:div>
                                                                                <w:div w:id="39787714">
                                                                                  <w:marLeft w:val="0"/>
                                                                                  <w:marRight w:val="0"/>
                                                                                  <w:marTop w:val="0"/>
                                                                                  <w:marBottom w:val="0"/>
                                                                                  <w:divBdr>
                                                                                    <w:top w:val="none" w:sz="0" w:space="0" w:color="auto"/>
                                                                                    <w:left w:val="none" w:sz="0" w:space="0" w:color="auto"/>
                                                                                    <w:bottom w:val="none" w:sz="0" w:space="0" w:color="auto"/>
                                                                                    <w:right w:val="none" w:sz="0" w:space="0" w:color="auto"/>
                                                                                  </w:divBdr>
                                                                                </w:div>
                                                                                <w:div w:id="14946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6158">
                                                                          <w:marLeft w:val="0"/>
                                                                          <w:marRight w:val="0"/>
                                                                          <w:marTop w:val="0"/>
                                                                          <w:marBottom w:val="0"/>
                                                                          <w:divBdr>
                                                                            <w:top w:val="none" w:sz="0" w:space="0" w:color="auto"/>
                                                                            <w:left w:val="none" w:sz="0" w:space="0" w:color="auto"/>
                                                                            <w:bottom w:val="none" w:sz="0" w:space="0" w:color="auto"/>
                                                                            <w:right w:val="none" w:sz="0" w:space="0" w:color="auto"/>
                                                                          </w:divBdr>
                                                                          <w:divsChild>
                                                                            <w:div w:id="487674369">
                                                                              <w:marLeft w:val="0"/>
                                                                              <w:marRight w:val="0"/>
                                                                              <w:marTop w:val="0"/>
                                                                              <w:marBottom w:val="0"/>
                                                                              <w:divBdr>
                                                                                <w:top w:val="none" w:sz="0" w:space="0" w:color="auto"/>
                                                                                <w:left w:val="none" w:sz="0" w:space="0" w:color="auto"/>
                                                                                <w:bottom w:val="none" w:sz="0" w:space="0" w:color="auto"/>
                                                                                <w:right w:val="none" w:sz="0" w:space="0" w:color="auto"/>
                                                                              </w:divBdr>
                                                                              <w:divsChild>
                                                                                <w:div w:id="261912877">
                                                                                  <w:marLeft w:val="0"/>
                                                                                  <w:marRight w:val="0"/>
                                                                                  <w:marTop w:val="0"/>
                                                                                  <w:marBottom w:val="0"/>
                                                                                  <w:divBdr>
                                                                                    <w:top w:val="none" w:sz="0" w:space="0" w:color="auto"/>
                                                                                    <w:left w:val="none" w:sz="0" w:space="0" w:color="auto"/>
                                                                                    <w:bottom w:val="none" w:sz="0" w:space="0" w:color="auto"/>
                                                                                    <w:right w:val="none" w:sz="0" w:space="0" w:color="auto"/>
                                                                                  </w:divBdr>
                                                                                </w:div>
                                                                                <w:div w:id="1833328615">
                                                                                  <w:marLeft w:val="0"/>
                                                                                  <w:marRight w:val="0"/>
                                                                                  <w:marTop w:val="0"/>
                                                                                  <w:marBottom w:val="0"/>
                                                                                  <w:divBdr>
                                                                                    <w:top w:val="none" w:sz="0" w:space="0" w:color="auto"/>
                                                                                    <w:left w:val="none" w:sz="0" w:space="0" w:color="auto"/>
                                                                                    <w:bottom w:val="none" w:sz="0" w:space="0" w:color="auto"/>
                                                                                    <w:right w:val="none" w:sz="0" w:space="0" w:color="auto"/>
                                                                                  </w:divBdr>
                                                                                </w:div>
                                                                                <w:div w:id="1412969733">
                                                                                  <w:marLeft w:val="0"/>
                                                                                  <w:marRight w:val="0"/>
                                                                                  <w:marTop w:val="0"/>
                                                                                  <w:marBottom w:val="0"/>
                                                                                  <w:divBdr>
                                                                                    <w:top w:val="none" w:sz="0" w:space="0" w:color="auto"/>
                                                                                    <w:left w:val="none" w:sz="0" w:space="0" w:color="auto"/>
                                                                                    <w:bottom w:val="none" w:sz="0" w:space="0" w:color="auto"/>
                                                                                    <w:right w:val="none" w:sz="0" w:space="0" w:color="auto"/>
                                                                                  </w:divBdr>
                                                                                </w:div>
                                                                                <w:div w:id="725758270">
                                                                                  <w:marLeft w:val="0"/>
                                                                                  <w:marRight w:val="0"/>
                                                                                  <w:marTop w:val="0"/>
                                                                                  <w:marBottom w:val="0"/>
                                                                                  <w:divBdr>
                                                                                    <w:top w:val="none" w:sz="0" w:space="0" w:color="auto"/>
                                                                                    <w:left w:val="none" w:sz="0" w:space="0" w:color="auto"/>
                                                                                    <w:bottom w:val="none" w:sz="0" w:space="0" w:color="auto"/>
                                                                                    <w:right w:val="none" w:sz="0" w:space="0" w:color="auto"/>
                                                                                  </w:divBdr>
                                                                                </w:div>
                                                                                <w:div w:id="897934494">
                                                                                  <w:marLeft w:val="0"/>
                                                                                  <w:marRight w:val="0"/>
                                                                                  <w:marTop w:val="0"/>
                                                                                  <w:marBottom w:val="0"/>
                                                                                  <w:divBdr>
                                                                                    <w:top w:val="none" w:sz="0" w:space="0" w:color="auto"/>
                                                                                    <w:left w:val="none" w:sz="0" w:space="0" w:color="auto"/>
                                                                                    <w:bottom w:val="none" w:sz="0" w:space="0" w:color="auto"/>
                                                                                    <w:right w:val="none" w:sz="0" w:space="0" w:color="auto"/>
                                                                                  </w:divBdr>
                                                                                </w:div>
                                                                                <w:div w:id="819231617">
                                                                                  <w:marLeft w:val="0"/>
                                                                                  <w:marRight w:val="0"/>
                                                                                  <w:marTop w:val="0"/>
                                                                                  <w:marBottom w:val="0"/>
                                                                                  <w:divBdr>
                                                                                    <w:top w:val="none" w:sz="0" w:space="0" w:color="auto"/>
                                                                                    <w:left w:val="none" w:sz="0" w:space="0" w:color="auto"/>
                                                                                    <w:bottom w:val="none" w:sz="0" w:space="0" w:color="auto"/>
                                                                                    <w:right w:val="none" w:sz="0" w:space="0" w:color="auto"/>
                                                                                  </w:divBdr>
                                                                                </w:div>
                                                                                <w:div w:id="7702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241510">
                                                                  <w:marLeft w:val="0"/>
                                                                  <w:marRight w:val="0"/>
                                                                  <w:marTop w:val="96"/>
                                                                  <w:marBottom w:val="0"/>
                                                                  <w:divBdr>
                                                                    <w:top w:val="none" w:sz="0" w:space="0" w:color="auto"/>
                                                                    <w:left w:val="none" w:sz="0" w:space="0" w:color="auto"/>
                                                                    <w:bottom w:val="none" w:sz="0" w:space="0" w:color="auto"/>
                                                                    <w:right w:val="none" w:sz="0" w:space="0" w:color="auto"/>
                                                                  </w:divBdr>
                                                                  <w:divsChild>
                                                                    <w:div w:id="1248153129">
                                                                      <w:marLeft w:val="0"/>
                                                                      <w:marRight w:val="0"/>
                                                                      <w:marTop w:val="0"/>
                                                                      <w:marBottom w:val="0"/>
                                                                      <w:divBdr>
                                                                        <w:top w:val="none" w:sz="0" w:space="0" w:color="auto"/>
                                                                        <w:left w:val="none" w:sz="0" w:space="0" w:color="auto"/>
                                                                        <w:bottom w:val="none" w:sz="0" w:space="0" w:color="auto"/>
                                                                        <w:right w:val="none" w:sz="0" w:space="0" w:color="auto"/>
                                                                      </w:divBdr>
                                                                      <w:divsChild>
                                                                        <w:div w:id="17892905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3143762">
                  <w:marLeft w:val="0"/>
                  <w:marRight w:val="0"/>
                  <w:marTop w:val="0"/>
                  <w:marBottom w:val="0"/>
                  <w:divBdr>
                    <w:top w:val="none" w:sz="0" w:space="0" w:color="auto"/>
                    <w:left w:val="none" w:sz="0" w:space="0" w:color="auto"/>
                    <w:bottom w:val="none" w:sz="0" w:space="0" w:color="auto"/>
                    <w:right w:val="none" w:sz="0" w:space="0" w:color="auto"/>
                  </w:divBdr>
                  <w:divsChild>
                    <w:div w:id="147862706">
                      <w:marLeft w:val="0"/>
                      <w:marRight w:val="0"/>
                      <w:marTop w:val="0"/>
                      <w:marBottom w:val="0"/>
                      <w:divBdr>
                        <w:top w:val="none" w:sz="0" w:space="0" w:color="auto"/>
                        <w:left w:val="none" w:sz="0" w:space="0" w:color="auto"/>
                        <w:bottom w:val="none" w:sz="0" w:space="0" w:color="auto"/>
                        <w:right w:val="none" w:sz="0" w:space="0" w:color="auto"/>
                      </w:divBdr>
                      <w:divsChild>
                        <w:div w:id="1923177065">
                          <w:marLeft w:val="0"/>
                          <w:marRight w:val="0"/>
                          <w:marTop w:val="0"/>
                          <w:marBottom w:val="0"/>
                          <w:divBdr>
                            <w:top w:val="none" w:sz="0" w:space="0" w:color="auto"/>
                            <w:left w:val="none" w:sz="0" w:space="0" w:color="auto"/>
                            <w:bottom w:val="none" w:sz="0" w:space="0" w:color="auto"/>
                            <w:right w:val="none" w:sz="0" w:space="0" w:color="auto"/>
                          </w:divBdr>
                          <w:divsChild>
                            <w:div w:id="364839643">
                              <w:marLeft w:val="0"/>
                              <w:marRight w:val="0"/>
                              <w:marTop w:val="0"/>
                              <w:marBottom w:val="0"/>
                              <w:divBdr>
                                <w:top w:val="none" w:sz="0" w:space="0" w:color="auto"/>
                                <w:left w:val="none" w:sz="0" w:space="0" w:color="auto"/>
                                <w:bottom w:val="none" w:sz="0" w:space="0" w:color="auto"/>
                                <w:right w:val="none" w:sz="0" w:space="0" w:color="auto"/>
                              </w:divBdr>
                              <w:divsChild>
                                <w:div w:id="1534688552">
                                  <w:marLeft w:val="0"/>
                                  <w:marRight w:val="0"/>
                                  <w:marTop w:val="450"/>
                                  <w:marBottom w:val="450"/>
                                  <w:divBdr>
                                    <w:top w:val="none" w:sz="0" w:space="0" w:color="auto"/>
                                    <w:left w:val="none" w:sz="0" w:space="0" w:color="auto"/>
                                    <w:bottom w:val="none" w:sz="0" w:space="0" w:color="auto"/>
                                    <w:right w:val="none" w:sz="0" w:space="0" w:color="auto"/>
                                  </w:divBdr>
                                  <w:divsChild>
                                    <w:div w:id="17288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9195">
                              <w:marLeft w:val="0"/>
                              <w:marRight w:val="0"/>
                              <w:marTop w:val="0"/>
                              <w:marBottom w:val="0"/>
                              <w:divBdr>
                                <w:top w:val="none" w:sz="0" w:space="0" w:color="auto"/>
                                <w:left w:val="none" w:sz="0" w:space="0" w:color="auto"/>
                                <w:bottom w:val="none" w:sz="0" w:space="0" w:color="auto"/>
                                <w:right w:val="none" w:sz="0" w:space="0" w:color="auto"/>
                              </w:divBdr>
                              <w:divsChild>
                                <w:div w:id="313997178">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india9.com/i9show/-Kerala/Kollam/Kollam-District-14073.htm" TargetMode="External"/><Relationship Id="rId21" Type="http://schemas.openxmlformats.org/officeDocument/2006/relationships/hyperlink" Target="http://sundharakeralam.blogspot.com/2009/12/island.html" TargetMode="External"/><Relationship Id="rId42" Type="http://schemas.openxmlformats.org/officeDocument/2006/relationships/hyperlink" Target="http://sundharakeralam.blogspot.com/2009/12/boatshouseboats.html" TargetMode="External"/><Relationship Id="rId63" Type="http://schemas.openxmlformats.org/officeDocument/2006/relationships/hyperlink" Target="http://sundharakeralam.blogspot.com/search/label/Chinnar" TargetMode="External"/><Relationship Id="rId84" Type="http://schemas.openxmlformats.org/officeDocument/2006/relationships/hyperlink" Target="http://sundharakeralam.blogspot.com/2009/12/thekkady-elephants.html" TargetMode="External"/><Relationship Id="rId138" Type="http://schemas.openxmlformats.org/officeDocument/2006/relationships/hyperlink" Target="http://sundharakeralam.blogspot.com/search?updated-max=2009-07-22T01%3A38%3A00-07%3A00&amp;max-results=9" TargetMode="External"/><Relationship Id="rId159" Type="http://schemas.openxmlformats.org/officeDocument/2006/relationships/hyperlink" Target="http://sundharakeralam.blogspot.com/search/label/Flowers" TargetMode="External"/><Relationship Id="rId170" Type="http://schemas.openxmlformats.org/officeDocument/2006/relationships/hyperlink" Target="http://sundharakeralam.blogspot.com/search/label/Periyar" TargetMode="External"/><Relationship Id="rId191" Type="http://schemas.openxmlformats.org/officeDocument/2006/relationships/image" Target="media/image38.png"/><Relationship Id="rId205" Type="http://schemas.openxmlformats.org/officeDocument/2006/relationships/fontTable" Target="fontTable.xml"/><Relationship Id="rId16" Type="http://schemas.openxmlformats.org/officeDocument/2006/relationships/hyperlink" Target="http://sundharakeralam.blogspot.com/2010/06/incredible-india.html" TargetMode="External"/><Relationship Id="rId107" Type="http://schemas.openxmlformats.org/officeDocument/2006/relationships/hyperlink" Target="http://sundharakeralam.blogspot.com/2009/07/random-wallpapers.html" TargetMode="External"/><Relationship Id="rId11" Type="http://schemas.openxmlformats.org/officeDocument/2006/relationships/hyperlink" Target="http://sundharakeralam.blogspot.com/2010/06/incredible-india.html" TargetMode="External"/><Relationship Id="rId32" Type="http://schemas.openxmlformats.org/officeDocument/2006/relationships/hyperlink" Target="http://farm3.static.flickr.com/2598/3817473275_5e3c9c3fe0.jpg" TargetMode="External"/><Relationship Id="rId37" Type="http://schemas.openxmlformats.org/officeDocument/2006/relationships/image" Target="media/image10.jpeg"/><Relationship Id="rId53" Type="http://schemas.openxmlformats.org/officeDocument/2006/relationships/hyperlink" Target="http://sundharakeralam.blogspot.com/2009/12/kallarthiruvananthapuram.html" TargetMode="External"/><Relationship Id="rId58" Type="http://schemas.openxmlformats.org/officeDocument/2006/relationships/hyperlink" Target="http://farm3.static.flickr.com/2565/4181770725_a8b61c8a72_b.jpg" TargetMode="External"/><Relationship Id="rId74" Type="http://schemas.openxmlformats.org/officeDocument/2006/relationships/hyperlink" Target="http://farm3.static.flickr.com/2515/4182359536_4c9f4c4656_b.jpg" TargetMode="External"/><Relationship Id="rId79" Type="http://schemas.openxmlformats.org/officeDocument/2006/relationships/hyperlink" Target="http://www.blogger.com/post-edit.g?blogID=1911505810595654054&amp;postID=5203275088965906311" TargetMode="External"/><Relationship Id="rId102" Type="http://schemas.openxmlformats.org/officeDocument/2006/relationships/hyperlink" Target="http://sundharakeralam.blogspot.com/search/label/Landscapes" TargetMode="External"/><Relationship Id="rId123" Type="http://schemas.openxmlformats.org/officeDocument/2006/relationships/hyperlink" Target="http://sundharakeralam.blogspot.com/search/label/Chavara" TargetMode="External"/><Relationship Id="rId128" Type="http://schemas.openxmlformats.org/officeDocument/2006/relationships/hyperlink" Target="http://1.bp.blogspot.com/_kYa4ADbEv2A/SmbQvshm0pI/AAAAAAAADMc/EMkKQpqilbg/s1600-h/idukku+hills.jpg" TargetMode="External"/><Relationship Id="rId144" Type="http://schemas.openxmlformats.org/officeDocument/2006/relationships/hyperlink" Target="http://www.sarannet.tk/" TargetMode="External"/><Relationship Id="rId149" Type="http://schemas.openxmlformats.org/officeDocument/2006/relationships/hyperlink" Target="http://www.facebook.com/facebook-widgets/" TargetMode="External"/><Relationship Id="rId5" Type="http://schemas.openxmlformats.org/officeDocument/2006/relationships/hyperlink" Target="http://www.blogger.com/rearrange?blogID=1911505810595654054&amp;widgetType=Text&amp;widgetId=Text1&amp;action=editWidget" TargetMode="External"/><Relationship Id="rId90" Type="http://schemas.openxmlformats.org/officeDocument/2006/relationships/image" Target="media/image23.jpeg"/><Relationship Id="rId95" Type="http://schemas.openxmlformats.org/officeDocument/2006/relationships/hyperlink" Target="http://1.bp.blogspot.com/_kYa4ADbEv2A/SmbVc4mBNII/AAAAAAAADNU/Mf5NoiafZT8/s1600-h/field.jpg" TargetMode="External"/><Relationship Id="rId160" Type="http://schemas.openxmlformats.org/officeDocument/2006/relationships/hyperlink" Target="http://sundharakeralam.blogspot.com/search/label/Fruit" TargetMode="External"/><Relationship Id="rId165" Type="http://schemas.openxmlformats.org/officeDocument/2006/relationships/hyperlink" Target="http://sundharakeralam.blogspot.com/search/label/Landscapes" TargetMode="External"/><Relationship Id="rId181" Type="http://schemas.openxmlformats.org/officeDocument/2006/relationships/hyperlink" Target="http://sundharakeralam.blogspot.com/search/label/Wayanad" TargetMode="External"/><Relationship Id="rId186" Type="http://schemas.openxmlformats.org/officeDocument/2006/relationships/control" Target="activeX/activeX1.xml"/><Relationship Id="rId22" Type="http://schemas.openxmlformats.org/officeDocument/2006/relationships/hyperlink" Target="http://sundharakeralam.blogspot.com/search/label/Chavara" TargetMode="External"/><Relationship Id="rId27" Type="http://schemas.openxmlformats.org/officeDocument/2006/relationships/image" Target="media/image5.jpeg"/><Relationship Id="rId43" Type="http://schemas.openxmlformats.org/officeDocument/2006/relationships/hyperlink" Target="http://farm3.static.flickr.com/2439/4182518150_291ce05c28_b.jpg" TargetMode="External"/><Relationship Id="rId48" Type="http://schemas.openxmlformats.org/officeDocument/2006/relationships/hyperlink" Target="http://www.blogger.com/post-edit.g?blogID=1911505810595654054&amp;postID=5237815175796723933" TargetMode="External"/><Relationship Id="rId64" Type="http://schemas.openxmlformats.org/officeDocument/2006/relationships/hyperlink" Target="http://sundharakeralam.blogspot.com/search/label/Landscapes" TargetMode="External"/><Relationship Id="rId69" Type="http://schemas.openxmlformats.org/officeDocument/2006/relationships/image" Target="media/image16.jpeg"/><Relationship Id="rId113" Type="http://schemas.openxmlformats.org/officeDocument/2006/relationships/image" Target="media/image30.jpeg"/><Relationship Id="rId118" Type="http://schemas.openxmlformats.org/officeDocument/2006/relationships/hyperlink" Target="http://www.india9.com/i9show/-Kerala/Kollam/National-Highway-47-52338.htm" TargetMode="External"/><Relationship Id="rId134" Type="http://schemas.openxmlformats.org/officeDocument/2006/relationships/hyperlink" Target="http://sundharakeralam.blogspot.com/2009/07/wayand-dams-n-valleys.html" TargetMode="External"/><Relationship Id="rId139" Type="http://schemas.openxmlformats.org/officeDocument/2006/relationships/hyperlink" Target="http://sundharakeralam.blogspot.com/" TargetMode="External"/><Relationship Id="rId80" Type="http://schemas.openxmlformats.org/officeDocument/2006/relationships/hyperlink" Target="http://sundharakeralam.blogspot.com/2009/12/thekkady-elephants.html" TargetMode="External"/><Relationship Id="rId85" Type="http://schemas.openxmlformats.org/officeDocument/2006/relationships/hyperlink" Target="http://4.bp.blogspot.com/_kYa4ADbEv2A/SmbWAj-1_GI/AAAAAAAADN8/UXe_Fq8dFbo/s1600-h/vayanadu.jpg" TargetMode="External"/><Relationship Id="rId150" Type="http://schemas.openxmlformats.org/officeDocument/2006/relationships/image" Target="media/image36.png"/><Relationship Id="rId155" Type="http://schemas.openxmlformats.org/officeDocument/2006/relationships/hyperlink" Target="http://sundharakeralam.blogspot.com/search/label/Chavara" TargetMode="External"/><Relationship Id="rId171" Type="http://schemas.openxmlformats.org/officeDocument/2006/relationships/hyperlink" Target="http://sundharakeralam.blogspot.com/search/label/Resorts" TargetMode="External"/><Relationship Id="rId176" Type="http://schemas.openxmlformats.org/officeDocument/2006/relationships/hyperlink" Target="http://sundharakeralam.blogspot.com/search/label/Temples" TargetMode="External"/><Relationship Id="rId192" Type="http://schemas.openxmlformats.org/officeDocument/2006/relationships/hyperlink" Target="http://www.blogger.com/rearrange?blogID=1911505810595654054&amp;widgetType=HTML&amp;widgetId=HTML8&amp;action=editWidget" TargetMode="External"/><Relationship Id="rId197" Type="http://schemas.openxmlformats.org/officeDocument/2006/relationships/hyperlink" Target="http://www.blogger.com/rearrange?blogID=1911505810595654054&amp;widgetType=HTML&amp;widgetId=HTML4&amp;action=editWidget" TargetMode="External"/><Relationship Id="rId206" Type="http://schemas.openxmlformats.org/officeDocument/2006/relationships/theme" Target="theme/theme1.xml"/><Relationship Id="rId201" Type="http://schemas.openxmlformats.org/officeDocument/2006/relationships/hyperlink" Target="http://www.blogger.com/rearrange?blogID=1911505810595654054&amp;widgetType=NewsBar&amp;widgetId=NewsBar1&amp;action=editWidget" TargetMode="External"/><Relationship Id="rId12" Type="http://schemas.openxmlformats.org/officeDocument/2006/relationships/hyperlink" Target="http://sundharakeralam.blogspot.com/search/label/Landscapes" TargetMode="External"/><Relationship Id="rId17" Type="http://schemas.openxmlformats.org/officeDocument/2006/relationships/hyperlink" Target="http://farm1.static.flickr.com/108/315649818_a821717d0c_o.jpg" TargetMode="External"/><Relationship Id="rId33" Type="http://schemas.openxmlformats.org/officeDocument/2006/relationships/image" Target="media/image8.jpeg"/><Relationship Id="rId38" Type="http://schemas.openxmlformats.org/officeDocument/2006/relationships/hyperlink" Target="http://www.blogger.com/email-post.g?blogID=1911505810595654054&amp;postID=6124892259294963739" TargetMode="External"/><Relationship Id="rId59" Type="http://schemas.openxmlformats.org/officeDocument/2006/relationships/image" Target="media/image15.jpeg"/><Relationship Id="rId103" Type="http://schemas.openxmlformats.org/officeDocument/2006/relationships/hyperlink" Target="http://sundharakeralam.blogspot.com/search/label/Paddy%20field" TargetMode="External"/><Relationship Id="rId108" Type="http://schemas.openxmlformats.org/officeDocument/2006/relationships/hyperlink" Target="http://4.bp.blogspot.com/_kYa4ADbEv2A/SmbRxGbTXCI/AAAAAAAADNE/Gqfx7yz94Wk/s1600-h/sakthikulangara.jpg" TargetMode="External"/><Relationship Id="rId124" Type="http://schemas.openxmlformats.org/officeDocument/2006/relationships/hyperlink" Target="http://sundharakeralam.blogspot.com/search/label/Rivers" TargetMode="External"/><Relationship Id="rId129" Type="http://schemas.openxmlformats.org/officeDocument/2006/relationships/image" Target="media/image33.jpeg"/><Relationship Id="rId54" Type="http://schemas.openxmlformats.org/officeDocument/2006/relationships/hyperlink" Target="http://farm5.static.flickr.com/4038/4182531906_6ee5b43b0c_b.jpg" TargetMode="External"/><Relationship Id="rId70" Type="http://schemas.openxmlformats.org/officeDocument/2006/relationships/hyperlink" Target="http://farm3.static.flickr.com/2653/4181596001_47d9ac56fd_b.jpg" TargetMode="External"/><Relationship Id="rId75" Type="http://schemas.openxmlformats.org/officeDocument/2006/relationships/image" Target="media/image19.jpeg"/><Relationship Id="rId91" Type="http://schemas.openxmlformats.org/officeDocument/2006/relationships/hyperlink" Target="http://1.bp.blogspot.com/_kYa4ADbEv2A/SmbVdda_hJI/AAAAAAAADNk/iulTKqyv4Tk/s1600-h/parambikulam.jpg" TargetMode="External"/><Relationship Id="rId96" Type="http://schemas.openxmlformats.org/officeDocument/2006/relationships/image" Target="media/image26.jpeg"/><Relationship Id="rId140" Type="http://schemas.openxmlformats.org/officeDocument/2006/relationships/hyperlink" Target="http://sundharakeralam.blogspot.com/feeds/posts/default" TargetMode="External"/><Relationship Id="rId145" Type="http://schemas.openxmlformats.org/officeDocument/2006/relationships/hyperlink" Target="http://www.sarannet.tk/" TargetMode="External"/><Relationship Id="rId161" Type="http://schemas.openxmlformats.org/officeDocument/2006/relationships/hyperlink" Target="http://sundharakeralam.blogspot.com/search/label/Idukki" TargetMode="External"/><Relationship Id="rId166" Type="http://schemas.openxmlformats.org/officeDocument/2006/relationships/hyperlink" Target="http://sundharakeralam.blogspot.com/search/label/Munnar" TargetMode="External"/><Relationship Id="rId182" Type="http://schemas.openxmlformats.org/officeDocument/2006/relationships/hyperlink" Target="http://sundharakeralam.blogspot.com/search/label/Wildlife" TargetMode="External"/><Relationship Id="rId187" Type="http://schemas.openxmlformats.org/officeDocument/2006/relationships/hyperlink" Target="http://www.blogger.com/rearrange?blogID=1911505810595654054&amp;widgetType=HTML&amp;widgetId=HTML5&amp;action=editWidget" TargetMode="External"/><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hyperlink" Target="http://sundharakeralam.blogspot.com/search/label/Landscapes" TargetMode="External"/><Relationship Id="rId28" Type="http://schemas.openxmlformats.org/officeDocument/2006/relationships/hyperlink" Target="http://farm3.static.flickr.com/2671/3817472585_e647e76587.jpg" TargetMode="External"/><Relationship Id="rId49" Type="http://schemas.openxmlformats.org/officeDocument/2006/relationships/hyperlink" Target="http://sundharakeralam.blogspot.com/2009/12/kallarthiruvananthapuram.html" TargetMode="External"/><Relationship Id="rId114" Type="http://schemas.openxmlformats.org/officeDocument/2006/relationships/hyperlink" Target="http://1.bp.blogspot.com/_kYa4ADbEv2A/SmbRwfDDiPI/AAAAAAAADMs/JchtjeMhY-E/s1600-h/chavara.jpg" TargetMode="External"/><Relationship Id="rId119" Type="http://schemas.openxmlformats.org/officeDocument/2006/relationships/hyperlink" Target="http://www.india9.com/i9show/-Kerala/Kollam/Kayamkulam-20798.htm" TargetMode="External"/><Relationship Id="rId44" Type="http://schemas.openxmlformats.org/officeDocument/2006/relationships/image" Target="media/image11.jpeg"/><Relationship Id="rId60" Type="http://schemas.openxmlformats.org/officeDocument/2006/relationships/hyperlink" Target="http://www.blogger.com/email-post.g?blogID=1911505810595654054&amp;postID=3581900522179755899" TargetMode="External"/><Relationship Id="rId65" Type="http://schemas.openxmlformats.org/officeDocument/2006/relationships/hyperlink" Target="http://sundharakeralam.blogspot.com/search/label/Rivers" TargetMode="External"/><Relationship Id="rId81" Type="http://schemas.openxmlformats.org/officeDocument/2006/relationships/hyperlink" Target="http://sundharakeralam.blogspot.com/search/label/Landscapes" TargetMode="External"/><Relationship Id="rId86" Type="http://schemas.openxmlformats.org/officeDocument/2006/relationships/image" Target="media/image21.jpeg"/><Relationship Id="rId130" Type="http://schemas.openxmlformats.org/officeDocument/2006/relationships/hyperlink" Target="http://1.bp.blogspot.com/_kYa4ADbEv2A/SmbQvdanBCI/AAAAAAAADMU/wWptt0IrLwI/s1600-h/idukki+dam.jpg" TargetMode="External"/><Relationship Id="rId135" Type="http://schemas.openxmlformats.org/officeDocument/2006/relationships/hyperlink" Target="http://sundharakeralam.blogspot.com/search/label/Dam" TargetMode="External"/><Relationship Id="rId151" Type="http://schemas.openxmlformats.org/officeDocument/2006/relationships/hyperlink" Target="http://www.blogger.com/rearrange?blogID=1911505810595654054&amp;widgetType=HTML&amp;widgetId=HTML3&amp;action=editWidget" TargetMode="External"/><Relationship Id="rId156" Type="http://schemas.openxmlformats.org/officeDocument/2006/relationships/hyperlink" Target="http://sundharakeralam.blogspot.com/search/label/Chinnar" TargetMode="External"/><Relationship Id="rId177" Type="http://schemas.openxmlformats.org/officeDocument/2006/relationships/hyperlink" Target="http://sundharakeralam.blogspot.com/search/label/Thekkady" TargetMode="External"/><Relationship Id="rId198" Type="http://schemas.openxmlformats.org/officeDocument/2006/relationships/hyperlink" Target="http://www.blogger.com/rearrange?blogID=1911505810595654054&amp;widgetType=Gadget&amp;widgetId=Gadget2&amp;action=editWidget" TargetMode="External"/><Relationship Id="rId172" Type="http://schemas.openxmlformats.org/officeDocument/2006/relationships/hyperlink" Target="http://sundharakeralam.blogspot.com/search/label/Rivers" TargetMode="External"/><Relationship Id="rId193" Type="http://schemas.openxmlformats.org/officeDocument/2006/relationships/hyperlink" Target="http://www.blogger.com/rearrange?blogID=1911505810595654054&amp;widgetType=HTML&amp;widgetId=HTML6&amp;action=editWidget" TargetMode="External"/><Relationship Id="rId202" Type="http://schemas.openxmlformats.org/officeDocument/2006/relationships/image" Target="media/image41.jpeg"/><Relationship Id="rId13" Type="http://schemas.openxmlformats.org/officeDocument/2006/relationships/hyperlink" Target="http://sundharakeralam.blogspot.com/search/label/Rivers" TargetMode="External"/><Relationship Id="rId18" Type="http://schemas.openxmlformats.org/officeDocument/2006/relationships/image" Target="media/image4.jpeg"/><Relationship Id="rId39" Type="http://schemas.openxmlformats.org/officeDocument/2006/relationships/hyperlink" Target="http://www.blogger.com/post-edit.g?blogID=1911505810595654054&amp;postID=6124892259294963739" TargetMode="External"/><Relationship Id="rId109" Type="http://schemas.openxmlformats.org/officeDocument/2006/relationships/image" Target="media/image28.jpeg"/><Relationship Id="rId34" Type="http://schemas.openxmlformats.org/officeDocument/2006/relationships/hyperlink" Target="http://farm3.static.flickr.com/2494/3818283524_57f8e2d146.jpg" TargetMode="External"/><Relationship Id="rId50" Type="http://schemas.openxmlformats.org/officeDocument/2006/relationships/hyperlink" Target="http://sundharakeralam.blogspot.com/search/label/Kallar" TargetMode="External"/><Relationship Id="rId55" Type="http://schemas.openxmlformats.org/officeDocument/2006/relationships/image" Target="media/image13.jpeg"/><Relationship Id="rId76" Type="http://schemas.openxmlformats.org/officeDocument/2006/relationships/hyperlink" Target="http://farm3.static.flickr.com/2510/4182507166_829d4d1022_b.jpg" TargetMode="External"/><Relationship Id="rId97" Type="http://schemas.openxmlformats.org/officeDocument/2006/relationships/hyperlink" Target="http://4.bp.blogspot.com/_kYa4ADbEv2A/SmbVcS161PI/AAAAAAAADNM/0e4i1huQIGM/s1600-h/backwater.jpg" TargetMode="External"/><Relationship Id="rId104" Type="http://schemas.openxmlformats.org/officeDocument/2006/relationships/hyperlink" Target="http://sundharakeralam.blogspot.com/search/label/Periyar" TargetMode="External"/><Relationship Id="rId120" Type="http://schemas.openxmlformats.org/officeDocument/2006/relationships/hyperlink" Target="http://www.blogger.com/email-post.g?blogID=1911505810595654054&amp;postID=3848835116679137142" TargetMode="External"/><Relationship Id="rId125" Type="http://schemas.openxmlformats.org/officeDocument/2006/relationships/hyperlink" Target="http://sundharakeralam.blogspot.com/2009/07/neendakaraaround-bridge.html" TargetMode="External"/><Relationship Id="rId141" Type="http://schemas.openxmlformats.org/officeDocument/2006/relationships/hyperlink" Target="http://www.addthis.com/bookmark.php?v=120&amp;winname=addthis&amp;pub=CRAZYSARAN&amp;source=men-120&amp;lng=en&amp;s=&amp;url=%3Cdata%3Apost.url%2F%3E&amp;title=%3Cdata%3Apost.title%2F%3E&amp;logo=&amp;logobg=&amp;logocolor=&amp;ate=AT-CRAZYSARAN/-/fs-0/4d48476fc0754804/1&amp;CXNID=2000001.5215456080540439074NXC&amp;pre=http%3A%2F%2Fwww.google.co.in%2Furl%3Fsa%3Dt%26source%3Dweb%26cd%3D7%26ved%3D0CEEQFjAG%26url%3Dhttp%253A%252F%252Fsundharakeralam.blogspot.com%252F%26rct%3Dj%26q%3Dwall%2520papers%2520for%2520kerala%26ei%3D7kNITd3VL4nxrQfOoLzpBA%26usg%3DAFQjCNG91E-8imq926MFZaTFOITRF_m7cA&amp;tt=0" TargetMode="External"/><Relationship Id="rId146" Type="http://schemas.openxmlformats.org/officeDocument/2006/relationships/hyperlink" Target="http://www.orkut.co.in/Main" TargetMode="External"/><Relationship Id="rId167" Type="http://schemas.openxmlformats.org/officeDocument/2006/relationships/hyperlink" Target="http://sundharakeralam.blogspot.com/search/label/Onam" TargetMode="External"/><Relationship Id="rId188" Type="http://schemas.openxmlformats.org/officeDocument/2006/relationships/hyperlink" Target="http://www.blogger.com/rearrange?blogID=1911505810595654054&amp;widgetType=Followers&amp;widgetId=Followers1&amp;action=editWidget" TargetMode="External"/><Relationship Id="rId7" Type="http://schemas.openxmlformats.org/officeDocument/2006/relationships/hyperlink" Target="http://www.blogger.com/email-post.g?blogID=1911505810595654054&amp;postID=7111947274513226523" TargetMode="External"/><Relationship Id="rId71" Type="http://schemas.openxmlformats.org/officeDocument/2006/relationships/image" Target="media/image17.jpeg"/><Relationship Id="rId92" Type="http://schemas.openxmlformats.org/officeDocument/2006/relationships/image" Target="media/image24.jpeg"/><Relationship Id="rId162" Type="http://schemas.openxmlformats.org/officeDocument/2006/relationships/hyperlink" Target="http://sundharakeralam.blogspot.com/search/label/Kadalundi%20Bird%20Sanctuary" TargetMode="External"/><Relationship Id="rId183" Type="http://schemas.openxmlformats.org/officeDocument/2006/relationships/hyperlink" Target="http://www.blogger.com/rearrange?blogID=1911505810595654054&amp;widgetType=Label&amp;widgetId=Label1&amp;action=editWidget" TargetMode="External"/><Relationship Id="rId2" Type="http://schemas.openxmlformats.org/officeDocument/2006/relationships/settings" Target="settings.xml"/><Relationship Id="rId29" Type="http://schemas.openxmlformats.org/officeDocument/2006/relationships/image" Target="media/image6.jpeg"/><Relationship Id="rId24" Type="http://schemas.openxmlformats.org/officeDocument/2006/relationships/hyperlink" Target="http://sundharakeralam.blogspot.com/search/label/Rivers" TargetMode="External"/><Relationship Id="rId40" Type="http://schemas.openxmlformats.org/officeDocument/2006/relationships/hyperlink" Target="http://sundharakeralam.blogspot.com/2009/12/boatshouseboats.html" TargetMode="External"/><Relationship Id="rId45" Type="http://schemas.openxmlformats.org/officeDocument/2006/relationships/hyperlink" Target="http://farm5.static.flickr.com/4043/4182517506_b8b6ac21d9_b.jpg" TargetMode="External"/><Relationship Id="rId66" Type="http://schemas.openxmlformats.org/officeDocument/2006/relationships/hyperlink" Target="http://sundharakeralam.blogspot.com/search/label/Wildlife" TargetMode="External"/><Relationship Id="rId87" Type="http://schemas.openxmlformats.org/officeDocument/2006/relationships/hyperlink" Target="http://4.bp.blogspot.com/_kYa4ADbEv2A/SmbWAWP2TrI/AAAAAAAADN0/9f5zwEr6uRA/s1600-h/thengu.jpg" TargetMode="External"/><Relationship Id="rId110" Type="http://schemas.openxmlformats.org/officeDocument/2006/relationships/hyperlink" Target="http://1.bp.blogspot.com/_kYa4ADbEv2A/SmbRw7ThZ5I/AAAAAAAADM8/IInj0xnTTvE/s1600-h/neendakara.jpg" TargetMode="External"/><Relationship Id="rId115" Type="http://schemas.openxmlformats.org/officeDocument/2006/relationships/image" Target="media/image31.jpeg"/><Relationship Id="rId131" Type="http://schemas.openxmlformats.org/officeDocument/2006/relationships/image" Target="media/image34.jpeg"/><Relationship Id="rId136" Type="http://schemas.openxmlformats.org/officeDocument/2006/relationships/hyperlink" Target="http://sundharakeralam.blogspot.com/search/label/Wayanad" TargetMode="External"/><Relationship Id="rId157" Type="http://schemas.openxmlformats.org/officeDocument/2006/relationships/hyperlink" Target="http://sundharakeralam.blogspot.com/search/label/Dam" TargetMode="External"/><Relationship Id="rId178" Type="http://schemas.openxmlformats.org/officeDocument/2006/relationships/hyperlink" Target="http://sundharakeralam.blogspot.com/search/label/Valley" TargetMode="External"/><Relationship Id="rId61" Type="http://schemas.openxmlformats.org/officeDocument/2006/relationships/hyperlink" Target="http://www.blogger.com/post-edit.g?blogID=1911505810595654054&amp;postID=3581900522179755899" TargetMode="External"/><Relationship Id="rId82" Type="http://schemas.openxmlformats.org/officeDocument/2006/relationships/hyperlink" Target="http://sundharakeralam.blogspot.com/search/label/Thekkady" TargetMode="External"/><Relationship Id="rId152" Type="http://schemas.openxmlformats.org/officeDocument/2006/relationships/hyperlink" Target="http://www.blogger.com/rearrange?blogID=1911505810595654054&amp;widgetType=HTML&amp;widgetId=HTML2&amp;action=editWidget" TargetMode="External"/><Relationship Id="rId173" Type="http://schemas.openxmlformats.org/officeDocument/2006/relationships/hyperlink" Target="http://sundharakeralam.blogspot.com/search/label/Sasthamkotta%20Lake" TargetMode="External"/><Relationship Id="rId194" Type="http://schemas.openxmlformats.org/officeDocument/2006/relationships/hyperlink" Target="http://www.blogger.com/rearrange?blogID=1911505810595654054&amp;widgetType=BlogArchive&amp;widgetId=BlogArchive1&amp;action=editWidget" TargetMode="External"/><Relationship Id="rId199" Type="http://schemas.openxmlformats.org/officeDocument/2006/relationships/hyperlink" Target="http://www.blogger.com/rearrange?blogID=1911505810595654054&amp;widgetType=Gadget&amp;widgetId=Gadget1&amp;action=editWidget" TargetMode="External"/><Relationship Id="rId203" Type="http://schemas.openxmlformats.org/officeDocument/2006/relationships/hyperlink" Target="http://www.blogger.com/rearrange?blogID=1911505810595654054&amp;widgetType=Image&amp;widgetId=Image1&amp;action=editWidget" TargetMode="External"/><Relationship Id="rId19" Type="http://schemas.openxmlformats.org/officeDocument/2006/relationships/hyperlink" Target="http://www.blogger.com/email-post.g?blogID=1911505810595654054&amp;postID=85351163903633405" TargetMode="External"/><Relationship Id="rId14" Type="http://schemas.openxmlformats.org/officeDocument/2006/relationships/hyperlink" Target="http://sundharakeralam.blogspot.com/search/label/Sea" TargetMode="External"/><Relationship Id="rId30" Type="http://schemas.openxmlformats.org/officeDocument/2006/relationships/hyperlink" Target="http://farm3.static.flickr.com/2545/3817476559_c7499cebff.jpg" TargetMode="External"/><Relationship Id="rId35" Type="http://schemas.openxmlformats.org/officeDocument/2006/relationships/image" Target="media/image9.jpeg"/><Relationship Id="rId56" Type="http://schemas.openxmlformats.org/officeDocument/2006/relationships/hyperlink" Target="http://farm5.static.flickr.com/4043/4181769319_2faa68a4c2_b.jpg" TargetMode="External"/><Relationship Id="rId77" Type="http://schemas.openxmlformats.org/officeDocument/2006/relationships/image" Target="media/image20.jpeg"/><Relationship Id="rId100" Type="http://schemas.openxmlformats.org/officeDocument/2006/relationships/hyperlink" Target="http://www.blogger.com/post-edit.g?blogID=1911505810595654054&amp;postID=8902498209085910002" TargetMode="External"/><Relationship Id="rId105" Type="http://schemas.openxmlformats.org/officeDocument/2006/relationships/hyperlink" Target="http://sundharakeralam.blogspot.com/search/label/Rivers" TargetMode="External"/><Relationship Id="rId126" Type="http://schemas.openxmlformats.org/officeDocument/2006/relationships/hyperlink" Target="http://1.bp.blogspot.com/_kYa4ADbEv2A/SmbQv-bBZII/AAAAAAAADMk/oekGNSaPTC4/s1600-h/valley+idukki.jpg" TargetMode="External"/><Relationship Id="rId147" Type="http://schemas.openxmlformats.org/officeDocument/2006/relationships/hyperlink" Target="http://www.blogger.com/rearrange?blogID=1911505810595654054&amp;widgetType=HTML&amp;widgetId=HTML1&amp;action=editWidget" TargetMode="External"/><Relationship Id="rId168" Type="http://schemas.openxmlformats.org/officeDocument/2006/relationships/hyperlink" Target="http://sundharakeralam.blogspot.com/search/label/Paddy%20field" TargetMode="External"/><Relationship Id="rId8" Type="http://schemas.openxmlformats.org/officeDocument/2006/relationships/image" Target="media/image2.gif"/><Relationship Id="rId51" Type="http://schemas.openxmlformats.org/officeDocument/2006/relationships/hyperlink" Target="http://sundharakeralam.blogspot.com/search/label/Landscapes" TargetMode="External"/><Relationship Id="rId72" Type="http://schemas.openxmlformats.org/officeDocument/2006/relationships/hyperlink" Target="http://farm3.static.flickr.com/2795/4181596499_3e4998d663_b.jpg" TargetMode="External"/><Relationship Id="rId93" Type="http://schemas.openxmlformats.org/officeDocument/2006/relationships/hyperlink" Target="http://3.bp.blogspot.com/_kYa4ADbEv2A/SmbVdK7eSxI/AAAAAAAADNc/SRvqDS5XNPU/s1600-h/munnar.jpg" TargetMode="External"/><Relationship Id="rId98" Type="http://schemas.openxmlformats.org/officeDocument/2006/relationships/image" Target="media/image27.jpeg"/><Relationship Id="rId121" Type="http://schemas.openxmlformats.org/officeDocument/2006/relationships/hyperlink" Target="http://www.blogger.com/post-edit.g?blogID=1911505810595654054&amp;postID=3848835116679137142" TargetMode="External"/><Relationship Id="rId142" Type="http://schemas.openxmlformats.org/officeDocument/2006/relationships/image" Target="media/image35.gif"/><Relationship Id="rId163" Type="http://schemas.openxmlformats.org/officeDocument/2006/relationships/hyperlink" Target="http://sundharakeralam.blogspot.com/search/label/Kallar" TargetMode="External"/><Relationship Id="rId184" Type="http://schemas.openxmlformats.org/officeDocument/2006/relationships/hyperlink" Target="http://www.blogger.com/rearrange?blogID=1911505810595654054&amp;widgetType=AdSense&amp;widgetId=AdSense2&amp;action=editWidget" TargetMode="External"/><Relationship Id="rId189" Type="http://schemas.openxmlformats.org/officeDocument/2006/relationships/hyperlink" Target="http://www.blogger.com/rearrange?blogID=1911505810595654054&amp;widgetType=HTML&amp;widgetId=HTML7&amp;action=editWidget" TargetMode="External"/><Relationship Id="rId3" Type="http://schemas.openxmlformats.org/officeDocument/2006/relationships/webSettings" Target="webSettings.xml"/><Relationship Id="rId25" Type="http://schemas.openxmlformats.org/officeDocument/2006/relationships/hyperlink" Target="http://sundharakeralam.blogspot.com/2009/12/island.html" TargetMode="External"/><Relationship Id="rId46" Type="http://schemas.openxmlformats.org/officeDocument/2006/relationships/image" Target="media/image12.jpeg"/><Relationship Id="rId67" Type="http://schemas.openxmlformats.org/officeDocument/2006/relationships/hyperlink" Target="http://sundharakeralam.blogspot.com/2009/12/chinnar-wildlife-sanctuary.html" TargetMode="External"/><Relationship Id="rId116" Type="http://schemas.openxmlformats.org/officeDocument/2006/relationships/hyperlink" Target="http://www.india9.com/i9show/-Kerala/Kollam/Kollam-45285.htm" TargetMode="External"/><Relationship Id="rId137" Type="http://schemas.openxmlformats.org/officeDocument/2006/relationships/hyperlink" Target="http://sundharakeralam.blogspot.com/2009/07/wayand-dams-n-valleys.html" TargetMode="External"/><Relationship Id="rId158" Type="http://schemas.openxmlformats.org/officeDocument/2006/relationships/hyperlink" Target="http://sundharakeralam.blogspot.com/search/label/Festivals" TargetMode="External"/><Relationship Id="rId20" Type="http://schemas.openxmlformats.org/officeDocument/2006/relationships/hyperlink" Target="http://www.blogger.com/post-edit.g?blogID=1911505810595654054&amp;postID=85351163903633405" TargetMode="External"/><Relationship Id="rId41" Type="http://schemas.openxmlformats.org/officeDocument/2006/relationships/hyperlink" Target="http://sundharakeralam.blogspot.com/search/label/Rivers" TargetMode="External"/><Relationship Id="rId62" Type="http://schemas.openxmlformats.org/officeDocument/2006/relationships/hyperlink" Target="http://sundharakeralam.blogspot.com/2009/12/chinnar-wildlife-sanctuary.html" TargetMode="External"/><Relationship Id="rId83" Type="http://schemas.openxmlformats.org/officeDocument/2006/relationships/hyperlink" Target="http://sundharakeralam.blogspot.com/search/label/Wildlife" TargetMode="External"/><Relationship Id="rId88" Type="http://schemas.openxmlformats.org/officeDocument/2006/relationships/image" Target="media/image22.jpeg"/><Relationship Id="rId111" Type="http://schemas.openxmlformats.org/officeDocument/2006/relationships/image" Target="media/image29.jpeg"/><Relationship Id="rId132" Type="http://schemas.openxmlformats.org/officeDocument/2006/relationships/hyperlink" Target="http://www.blogger.com/email-post.g?blogID=1911505810595654054&amp;postID=8378539306412484265" TargetMode="External"/><Relationship Id="rId153" Type="http://schemas.openxmlformats.org/officeDocument/2006/relationships/hyperlink" Target="http://sundharakeralam.blogspot.com/search/label/Athirapally" TargetMode="External"/><Relationship Id="rId174" Type="http://schemas.openxmlformats.org/officeDocument/2006/relationships/hyperlink" Target="http://sundharakeralam.blogspot.com/search/label/Sea" TargetMode="External"/><Relationship Id="rId179" Type="http://schemas.openxmlformats.org/officeDocument/2006/relationships/hyperlink" Target="http://sundharakeralam.blogspot.com/search/label/Village" TargetMode="External"/><Relationship Id="rId195" Type="http://schemas.openxmlformats.org/officeDocument/2006/relationships/image" Target="media/image39.png"/><Relationship Id="rId190" Type="http://schemas.openxmlformats.org/officeDocument/2006/relationships/hyperlink" Target="http://www.addthis.com/feed.php?pub=CRAZYSARAN&amp;h1=http%3A%2F%2Fsundharakeralam.blogspot.com&amp;t1=" TargetMode="External"/><Relationship Id="rId204" Type="http://schemas.openxmlformats.org/officeDocument/2006/relationships/hyperlink" Target="http://www.blogger.com/rearrange?blogID=1911505810595654054&amp;widgetType=Attribution&amp;widgetId=Attribution1&amp;action=editWidget" TargetMode="External"/><Relationship Id="rId15" Type="http://schemas.openxmlformats.org/officeDocument/2006/relationships/hyperlink" Target="http://sundharakeralam.blogspot.com/search/label/Valley" TargetMode="External"/><Relationship Id="rId36" Type="http://schemas.openxmlformats.org/officeDocument/2006/relationships/hyperlink" Target="http://farm4.static.flickr.com/3497/3817470927_7cd87ecddf.jpg" TargetMode="External"/><Relationship Id="rId57" Type="http://schemas.openxmlformats.org/officeDocument/2006/relationships/image" Target="media/image14.jpeg"/><Relationship Id="rId106" Type="http://schemas.openxmlformats.org/officeDocument/2006/relationships/hyperlink" Target="http://sundharakeralam.blogspot.com/search/label/Valley" TargetMode="External"/><Relationship Id="rId127" Type="http://schemas.openxmlformats.org/officeDocument/2006/relationships/image" Target="media/image32.jpeg"/><Relationship Id="rId10" Type="http://schemas.openxmlformats.org/officeDocument/2006/relationships/image" Target="media/image3.gif"/><Relationship Id="rId31" Type="http://schemas.openxmlformats.org/officeDocument/2006/relationships/image" Target="media/image7.jpeg"/><Relationship Id="rId52" Type="http://schemas.openxmlformats.org/officeDocument/2006/relationships/hyperlink" Target="http://sundharakeralam.blogspot.com/search/label/Rivers" TargetMode="External"/><Relationship Id="rId73" Type="http://schemas.openxmlformats.org/officeDocument/2006/relationships/image" Target="media/image18.jpeg"/><Relationship Id="rId78" Type="http://schemas.openxmlformats.org/officeDocument/2006/relationships/hyperlink" Target="http://www.blogger.com/email-post.g?blogID=1911505810595654054&amp;postID=5203275088965906311" TargetMode="External"/><Relationship Id="rId94" Type="http://schemas.openxmlformats.org/officeDocument/2006/relationships/image" Target="media/image25.jpeg"/><Relationship Id="rId99" Type="http://schemas.openxmlformats.org/officeDocument/2006/relationships/hyperlink" Target="http://www.blogger.com/email-post.g?blogID=1911505810595654054&amp;postID=8902498209085910002" TargetMode="External"/><Relationship Id="rId101" Type="http://schemas.openxmlformats.org/officeDocument/2006/relationships/hyperlink" Target="http://sundharakeralam.blogspot.com/2009/07/random-wallpapers.html" TargetMode="External"/><Relationship Id="rId122" Type="http://schemas.openxmlformats.org/officeDocument/2006/relationships/hyperlink" Target="http://sundharakeralam.blogspot.com/2009/07/neendakaraaround-bridge.html" TargetMode="External"/><Relationship Id="rId143" Type="http://schemas.openxmlformats.org/officeDocument/2006/relationships/hyperlink" Target="http://www.blogger.com/rearrange?blogID=1911505810595654054&amp;widgetType=HTML&amp;widgetId=HTML9&amp;action=editWidget" TargetMode="External"/><Relationship Id="rId148" Type="http://schemas.openxmlformats.org/officeDocument/2006/relationships/hyperlink" Target="http://www.facebook.com/people/Saran-Sivarajan/614088801" TargetMode="External"/><Relationship Id="rId164" Type="http://schemas.openxmlformats.org/officeDocument/2006/relationships/hyperlink" Target="http://sundharakeralam.blogspot.com/search/label/Kanikkonna" TargetMode="External"/><Relationship Id="rId169" Type="http://schemas.openxmlformats.org/officeDocument/2006/relationships/hyperlink" Target="http://sundharakeralam.blogspot.com/search/label/Peechi" TargetMode="External"/><Relationship Id="rId185" Type="http://schemas.openxmlformats.org/officeDocument/2006/relationships/image" Target="media/image37.wmf"/><Relationship Id="rId4" Type="http://schemas.openxmlformats.org/officeDocument/2006/relationships/hyperlink" Target="http://www.mykerala.tk" TargetMode="External"/><Relationship Id="rId9" Type="http://schemas.openxmlformats.org/officeDocument/2006/relationships/hyperlink" Target="http://www.blogger.com/post-edit.g?blogID=1911505810595654054&amp;postID=7111947274513226523" TargetMode="External"/><Relationship Id="rId180" Type="http://schemas.openxmlformats.org/officeDocument/2006/relationships/hyperlink" Target="http://sundharakeralam.blogspot.com/search/label/Waterfall" TargetMode="External"/><Relationship Id="rId26" Type="http://schemas.openxmlformats.org/officeDocument/2006/relationships/hyperlink" Target="http://farm3.static.flickr.com/2536/3817472889_e755801825.jpg" TargetMode="External"/><Relationship Id="rId47" Type="http://schemas.openxmlformats.org/officeDocument/2006/relationships/hyperlink" Target="http://www.blogger.com/email-post.g?blogID=1911505810595654054&amp;postID=5237815175796723933" TargetMode="External"/><Relationship Id="rId68" Type="http://schemas.openxmlformats.org/officeDocument/2006/relationships/hyperlink" Target="http://farm3.static.flickr.com/2632/4182358386_e7999f7875_b.jpg" TargetMode="External"/><Relationship Id="rId89" Type="http://schemas.openxmlformats.org/officeDocument/2006/relationships/hyperlink" Target="http://2.bp.blogspot.com/_kYa4ADbEv2A/SmbVdh_j3AI/AAAAAAAADNs/_IGljYoQG2w/s1600-h/river.jpg" TargetMode="External"/><Relationship Id="rId112" Type="http://schemas.openxmlformats.org/officeDocument/2006/relationships/hyperlink" Target="http://4.bp.blogspot.com/_kYa4ADbEv2A/SmbRwluhbnI/AAAAAAAADM0/SWRSj-Bm06s/s1600-h/IMG_0394.jpg" TargetMode="External"/><Relationship Id="rId133" Type="http://schemas.openxmlformats.org/officeDocument/2006/relationships/hyperlink" Target="http://www.blogger.com/post-edit.g?blogID=1911505810595654054&amp;postID=8378539306412484265" TargetMode="External"/><Relationship Id="rId154" Type="http://schemas.openxmlformats.org/officeDocument/2006/relationships/hyperlink" Target="http://sundharakeralam.blogspot.com/search/label/Boatrace" TargetMode="External"/><Relationship Id="rId175" Type="http://schemas.openxmlformats.org/officeDocument/2006/relationships/hyperlink" Target="http://sundharakeralam.blogspot.com/search/label/Silent%20Valley" TargetMode="External"/><Relationship Id="rId196" Type="http://schemas.openxmlformats.org/officeDocument/2006/relationships/control" Target="activeX/activeX2.xml"/><Relationship Id="rId200" Type="http://schemas.openxmlformats.org/officeDocument/2006/relationships/image" Target="media/image4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3752</Words>
  <Characters>21392</Characters>
  <Application>Microsoft Office Word</Application>
  <DocSecurity>0</DocSecurity>
  <Lines>178</Lines>
  <Paragraphs>50</Paragraphs>
  <ScaleCrop>false</ScaleCrop>
  <Company/>
  <LinksUpToDate>false</LinksUpToDate>
  <CharactersWithSpaces>25094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Ranjana</dc:creator>
  <cp:lastModifiedBy>Ranjana</cp:lastModifiedBy>
  <cp:revision>1</cp:revision>
  <dcterms:created xsi:type="dcterms:W3CDTF">2011-02-01T17:51:00Z</dcterms:created>
  <dcterms:modified xsi:type="dcterms:W3CDTF">2011-02-01T17:56:00Z</dcterms:modified>
</cp:coreProperties>
</file>